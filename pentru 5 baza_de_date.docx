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13646" w14:textId="77777777" w:rsidR="00D939E3" w:rsidRPr="00AA462C" w:rsidRDefault="00D939E3" w:rsidP="00D939E3">
      <w:pPr>
        <w:spacing w:after="0"/>
        <w:ind w:left="-426"/>
        <w:rPr>
          <w:rFonts w:hAnsi="Calibri"/>
          <w:color w:val="000000" w:themeColor="text1"/>
          <w:kern w:val="24"/>
          <w:sz w:val="28"/>
          <w:szCs w:val="28"/>
        </w:rPr>
      </w:pPr>
      <w:bookmarkStart w:id="0" w:name="_Hlk166633963"/>
      <w:bookmarkEnd w:id="0"/>
      <w:r w:rsidRPr="00AA462C">
        <w:rPr>
          <w:rFonts w:hAnsi="Calibri"/>
          <w:color w:val="000000" w:themeColor="text1"/>
          <w:kern w:val="24"/>
          <w:sz w:val="28"/>
          <w:szCs w:val="28"/>
        </w:rPr>
        <w:t>Universitatea din București</w:t>
      </w:r>
    </w:p>
    <w:p w14:paraId="3C0BE888" w14:textId="77777777" w:rsidR="00D939E3" w:rsidRPr="00AA462C" w:rsidRDefault="00D939E3" w:rsidP="00D939E3">
      <w:pPr>
        <w:spacing w:after="0"/>
        <w:ind w:left="-426"/>
        <w:rPr>
          <w:rFonts w:hAnsi="Calibri"/>
          <w:color w:val="000000" w:themeColor="text1"/>
          <w:kern w:val="24"/>
          <w:sz w:val="28"/>
          <w:szCs w:val="28"/>
        </w:rPr>
      </w:pPr>
      <w:r w:rsidRPr="00AA462C">
        <w:rPr>
          <w:rFonts w:hAnsi="Calibri"/>
          <w:color w:val="000000" w:themeColor="text1"/>
          <w:kern w:val="24"/>
          <w:sz w:val="28"/>
          <w:szCs w:val="28"/>
        </w:rPr>
        <w:t>Facultatea de Matematică și Informatică</w:t>
      </w:r>
    </w:p>
    <w:p w14:paraId="2FE47FBA" w14:textId="77777777" w:rsidR="00D939E3" w:rsidRPr="00AA462C" w:rsidRDefault="00D939E3" w:rsidP="00D939E3">
      <w:pPr>
        <w:spacing w:after="0"/>
        <w:ind w:left="-426"/>
        <w:rPr>
          <w:rFonts w:hAnsi="Calibri"/>
          <w:color w:val="000000" w:themeColor="text1"/>
          <w:kern w:val="24"/>
          <w:sz w:val="28"/>
          <w:szCs w:val="28"/>
        </w:rPr>
      </w:pPr>
      <w:r w:rsidRPr="00AA462C">
        <w:rPr>
          <w:rFonts w:hAnsi="Calibri"/>
          <w:color w:val="000000" w:themeColor="text1"/>
          <w:kern w:val="24"/>
          <w:sz w:val="28"/>
          <w:szCs w:val="28"/>
        </w:rPr>
        <w:t>Specializarea Informatică</w:t>
      </w:r>
    </w:p>
    <w:p w14:paraId="6C04BFA2" w14:textId="77777777" w:rsidR="00D939E3" w:rsidRDefault="00D939E3" w:rsidP="00D939E3"/>
    <w:p w14:paraId="0D38AB7B" w14:textId="77777777" w:rsidR="00D939E3" w:rsidRDefault="00D939E3" w:rsidP="00D939E3"/>
    <w:p w14:paraId="52174A73" w14:textId="77777777" w:rsidR="00D939E3" w:rsidRDefault="00D939E3" w:rsidP="00D939E3"/>
    <w:p w14:paraId="62900387" w14:textId="77777777" w:rsidR="00D939E3" w:rsidRDefault="00D939E3">
      <w:pPr>
        <w:tabs>
          <w:tab w:val="left" w:pos="3724"/>
        </w:tabs>
        <w:pPrChange w:id="1" w:author="Allanur Yakubov" w:date="2024-05-13T13:52:00Z">
          <w:pPr/>
        </w:pPrChange>
      </w:pPr>
    </w:p>
    <w:p w14:paraId="49E44582" w14:textId="77777777" w:rsidR="00D939E3" w:rsidRDefault="00D939E3" w:rsidP="00D939E3"/>
    <w:p w14:paraId="554B628B" w14:textId="77777777" w:rsidR="00D939E3" w:rsidRDefault="00D939E3" w:rsidP="00D939E3"/>
    <w:p w14:paraId="481051ED" w14:textId="77777777" w:rsidR="00D939E3" w:rsidRDefault="00D939E3" w:rsidP="00D939E3"/>
    <w:p w14:paraId="3523CC5C" w14:textId="77777777" w:rsidR="00D939E3" w:rsidRDefault="00D939E3" w:rsidP="00D939E3"/>
    <w:p w14:paraId="3963C867" w14:textId="77777777" w:rsidR="00D939E3" w:rsidRDefault="00D939E3" w:rsidP="00D939E3">
      <w:pPr>
        <w:spacing w:line="480" w:lineRule="auto"/>
        <w:jc w:val="center"/>
        <w:rPr>
          <w:color w:val="00B050"/>
          <w:sz w:val="40"/>
          <w:szCs w:val="40"/>
        </w:rPr>
      </w:pPr>
      <w:r w:rsidRPr="00AA462C">
        <w:rPr>
          <w:color w:val="00B050"/>
          <w:sz w:val="40"/>
          <w:szCs w:val="40"/>
        </w:rPr>
        <w:t>GESTIUNEA ACTIVITATILOR UNEI GRADINITA STOCHEAZA INFORMATII SI DESPRE</w:t>
      </w:r>
      <w:r>
        <w:rPr>
          <w:color w:val="00B050"/>
          <w:sz w:val="40"/>
          <w:szCs w:val="40"/>
        </w:rPr>
        <w:t xml:space="preserve"> INCADRAREA</w:t>
      </w:r>
      <w:r w:rsidRPr="00AA462C">
        <w:rPr>
          <w:color w:val="00B050"/>
          <w:sz w:val="40"/>
          <w:szCs w:val="40"/>
        </w:rPr>
        <w:t xml:space="preserve"> COPIILOR PE GRUPE DESPRE SALILE IN CARE SE TIN LECTIILE.</w:t>
      </w:r>
    </w:p>
    <w:p w14:paraId="440BEF3C" w14:textId="77777777" w:rsidR="00D939E3" w:rsidRDefault="00D939E3" w:rsidP="00D939E3">
      <w:pPr>
        <w:spacing w:line="480" w:lineRule="auto"/>
        <w:jc w:val="center"/>
        <w:rPr>
          <w:color w:val="00B050"/>
          <w:sz w:val="40"/>
          <w:szCs w:val="40"/>
        </w:rPr>
      </w:pPr>
    </w:p>
    <w:p w14:paraId="18E5A625" w14:textId="77777777" w:rsidR="00D939E3" w:rsidRDefault="00D939E3" w:rsidP="00D939E3">
      <w:pPr>
        <w:spacing w:line="480" w:lineRule="auto"/>
        <w:jc w:val="center"/>
        <w:rPr>
          <w:color w:val="00B050"/>
          <w:sz w:val="40"/>
          <w:szCs w:val="40"/>
        </w:rPr>
      </w:pPr>
    </w:p>
    <w:p w14:paraId="426F1C9E" w14:textId="3B05A3D4" w:rsidR="00D939E3" w:rsidRDefault="00D939E3" w:rsidP="00D939E3">
      <w:pPr>
        <w:spacing w:after="0"/>
        <w:ind w:left="5760"/>
        <w:rPr>
          <w:rFonts w:hAnsi="Calibri"/>
          <w:color w:val="000000" w:themeColor="text1"/>
          <w:kern w:val="24"/>
          <w:sz w:val="32"/>
          <w:szCs w:val="32"/>
        </w:rPr>
      </w:pPr>
    </w:p>
    <w:p w14:paraId="626AC226" w14:textId="34A7063F" w:rsidR="00D939E3" w:rsidRDefault="00D939E3" w:rsidP="00D939E3">
      <w:pPr>
        <w:spacing w:after="0"/>
        <w:ind w:left="5760"/>
        <w:rPr>
          <w:rFonts w:hAnsi="Calibri"/>
          <w:color w:val="000000" w:themeColor="text1"/>
          <w:kern w:val="24"/>
          <w:sz w:val="32"/>
          <w:szCs w:val="32"/>
        </w:rPr>
      </w:pPr>
    </w:p>
    <w:p w14:paraId="06A75B95" w14:textId="573AC172" w:rsidR="00D939E3" w:rsidRDefault="00D939E3" w:rsidP="00D939E3">
      <w:pPr>
        <w:spacing w:after="0"/>
        <w:ind w:left="5760"/>
        <w:rPr>
          <w:rFonts w:hAnsi="Calibri"/>
          <w:color w:val="000000" w:themeColor="text1"/>
          <w:kern w:val="24"/>
          <w:sz w:val="32"/>
          <w:szCs w:val="32"/>
        </w:rPr>
      </w:pPr>
      <w:r>
        <w:rPr>
          <w:rFonts w:hAnsi="Calibri"/>
          <w:color w:val="000000" w:themeColor="text1"/>
          <w:kern w:val="24"/>
          <w:sz w:val="32"/>
          <w:szCs w:val="32"/>
        </w:rPr>
        <w:br/>
      </w:r>
    </w:p>
    <w:p w14:paraId="041C085C" w14:textId="77777777" w:rsidR="00D939E3" w:rsidRDefault="00D939E3" w:rsidP="00D939E3">
      <w:pPr>
        <w:spacing w:after="0"/>
        <w:ind w:left="5760"/>
        <w:rPr>
          <w:rFonts w:hAnsi="Calibri"/>
          <w:color w:val="000000" w:themeColor="text1"/>
          <w:kern w:val="24"/>
          <w:sz w:val="32"/>
          <w:szCs w:val="32"/>
        </w:rPr>
      </w:pPr>
    </w:p>
    <w:p w14:paraId="3BA9B8A2" w14:textId="77777777" w:rsidR="00D939E3" w:rsidRPr="00066EC8" w:rsidRDefault="00D939E3" w:rsidP="00D939E3">
      <w:pPr>
        <w:spacing w:after="0"/>
        <w:ind w:left="5760"/>
        <w:rPr>
          <w:rFonts w:hAnsi="Calibri"/>
          <w:color w:val="000000" w:themeColor="text1"/>
          <w:kern w:val="24"/>
          <w:sz w:val="32"/>
          <w:szCs w:val="32"/>
        </w:rPr>
      </w:pPr>
      <w:r>
        <w:rPr>
          <w:rFonts w:hAnsi="Calibri"/>
          <w:color w:val="000000" w:themeColor="text1"/>
          <w:kern w:val="24"/>
          <w:sz w:val="32"/>
          <w:szCs w:val="32"/>
        </w:rPr>
        <w:t xml:space="preserve">        </w:t>
      </w:r>
      <w:r w:rsidRPr="00066EC8">
        <w:rPr>
          <w:rFonts w:hAnsi="Calibri"/>
          <w:color w:val="000000" w:themeColor="text1"/>
          <w:kern w:val="24"/>
          <w:sz w:val="32"/>
          <w:szCs w:val="32"/>
        </w:rPr>
        <w:t>Proiect realizat de:</w:t>
      </w:r>
    </w:p>
    <w:p w14:paraId="791CF384" w14:textId="77777777" w:rsidR="00D939E3" w:rsidRDefault="00D939E3" w:rsidP="00D939E3">
      <w:pPr>
        <w:spacing w:after="0"/>
        <w:ind w:left="5760"/>
        <w:rPr>
          <w:rFonts w:hAnsi="Calibri"/>
          <w:color w:val="000000" w:themeColor="text1"/>
          <w:kern w:val="24"/>
          <w:sz w:val="32"/>
          <w:szCs w:val="32"/>
        </w:rPr>
      </w:pPr>
      <w:r>
        <w:rPr>
          <w:rFonts w:hAnsi="Calibri"/>
          <w:color w:val="000000" w:themeColor="text1"/>
          <w:kern w:val="24"/>
          <w:sz w:val="32"/>
          <w:szCs w:val="32"/>
        </w:rPr>
        <w:t xml:space="preserve">        </w:t>
      </w:r>
      <w:r w:rsidRPr="00066EC8">
        <w:rPr>
          <w:rFonts w:hAnsi="Calibri"/>
          <w:color w:val="000000" w:themeColor="text1"/>
          <w:kern w:val="24"/>
          <w:sz w:val="32"/>
          <w:szCs w:val="32"/>
        </w:rPr>
        <w:t>A</w:t>
      </w:r>
      <w:r>
        <w:rPr>
          <w:rFonts w:hAnsi="Calibri"/>
          <w:color w:val="000000" w:themeColor="text1"/>
          <w:kern w:val="24"/>
          <w:sz w:val="32"/>
          <w:szCs w:val="32"/>
        </w:rPr>
        <w:t>llanur Yakubov</w:t>
      </w:r>
    </w:p>
    <w:p w14:paraId="66B718E5" w14:textId="1A7F90F2" w:rsidR="00D939E3" w:rsidRDefault="00D939E3" w:rsidP="00D939E3">
      <w:pPr>
        <w:spacing w:after="0"/>
        <w:rPr>
          <w:rFonts w:hAnsi="Calibri"/>
          <w:color w:val="000000" w:themeColor="text1"/>
          <w:kern w:val="24"/>
          <w:sz w:val="32"/>
          <w:szCs w:val="32"/>
        </w:rPr>
      </w:pPr>
      <w:r>
        <w:rPr>
          <w:rFonts w:hAnsi="Calibri"/>
          <w:color w:val="000000" w:themeColor="text1"/>
          <w:kern w:val="24"/>
          <w:sz w:val="32"/>
          <w:szCs w:val="32"/>
        </w:rPr>
        <w:t xml:space="preserve">                                                                                       Grupa 132</w:t>
      </w:r>
    </w:p>
    <w:p w14:paraId="1942F278" w14:textId="77777777" w:rsidR="00D939E3" w:rsidRDefault="00D939E3" w:rsidP="00D939E3">
      <w:pPr>
        <w:pStyle w:val="Heading1"/>
        <w:spacing w:before="0" w:line="276" w:lineRule="auto"/>
        <w:jc w:val="both"/>
        <w:rPr>
          <w:rFonts w:asciiTheme="minorHAnsi" w:hAnsiTheme="minorHAnsi" w:cstheme="minorHAnsi"/>
          <w:color w:val="000000" w:themeColor="text1"/>
          <w:sz w:val="22"/>
          <w:szCs w:val="22"/>
        </w:rPr>
      </w:pPr>
      <w:bookmarkStart w:id="2" w:name="_Toc104068348"/>
      <w:r w:rsidRPr="006121C5">
        <w:rPr>
          <w:rFonts w:asciiTheme="minorHAnsi" w:hAnsiTheme="minorHAnsi" w:cstheme="minorHAnsi"/>
          <w:b/>
          <w:bCs/>
          <w:color w:val="000000" w:themeColor="text1"/>
          <w:sz w:val="22"/>
          <w:szCs w:val="22"/>
        </w:rPr>
        <w:lastRenderedPageBreak/>
        <w:t xml:space="preserve">1. </w:t>
      </w:r>
      <w:r w:rsidRPr="006121C5">
        <w:rPr>
          <w:rFonts w:asciiTheme="minorHAnsi" w:hAnsiTheme="minorHAnsi" w:cstheme="minorHAnsi"/>
          <w:color w:val="000000" w:themeColor="text1"/>
          <w:sz w:val="22"/>
          <w:szCs w:val="22"/>
        </w:rPr>
        <w:t>Descrierea modelului real, a utilit</w:t>
      </w:r>
      <w:r w:rsidRPr="006121C5">
        <w:rPr>
          <w:rFonts w:ascii="Cambria" w:hAnsi="Cambria" w:cs="Cambria"/>
          <w:color w:val="000000" w:themeColor="text1"/>
          <w:sz w:val="22"/>
          <w:szCs w:val="22"/>
        </w:rPr>
        <w:t>ăț</w:t>
      </w:r>
      <w:r w:rsidRPr="006121C5">
        <w:rPr>
          <w:rFonts w:asciiTheme="minorHAnsi" w:hAnsiTheme="minorHAnsi" w:cstheme="minorHAnsi"/>
          <w:color w:val="000000" w:themeColor="text1"/>
          <w:sz w:val="22"/>
          <w:szCs w:val="22"/>
        </w:rPr>
        <w:t xml:space="preserve">ii acestuia </w:t>
      </w:r>
      <w:r w:rsidRPr="006121C5">
        <w:rPr>
          <w:rFonts w:ascii="Cambria" w:hAnsi="Cambria" w:cs="Cambria"/>
          <w:color w:val="000000" w:themeColor="text1"/>
          <w:sz w:val="22"/>
          <w:szCs w:val="22"/>
        </w:rPr>
        <w:t>ș</w:t>
      </w:r>
      <w:r w:rsidRPr="006121C5">
        <w:rPr>
          <w:rFonts w:asciiTheme="minorHAnsi" w:hAnsiTheme="minorHAnsi" w:cstheme="minorHAnsi"/>
          <w:color w:val="000000" w:themeColor="text1"/>
          <w:sz w:val="22"/>
          <w:szCs w:val="22"/>
        </w:rPr>
        <w:t>i a regulilor de func</w:t>
      </w:r>
      <w:r w:rsidRPr="006121C5">
        <w:rPr>
          <w:rFonts w:ascii="Cambria" w:hAnsi="Cambria" w:cs="Cambria"/>
          <w:color w:val="000000" w:themeColor="text1"/>
          <w:sz w:val="22"/>
          <w:szCs w:val="22"/>
        </w:rPr>
        <w:t>ț</w:t>
      </w:r>
      <w:r w:rsidRPr="006121C5">
        <w:rPr>
          <w:rFonts w:asciiTheme="minorHAnsi" w:hAnsiTheme="minorHAnsi" w:cstheme="minorHAnsi"/>
          <w:color w:val="000000" w:themeColor="text1"/>
          <w:sz w:val="22"/>
          <w:szCs w:val="22"/>
        </w:rPr>
        <w:t>ionare.</w:t>
      </w:r>
      <w:bookmarkEnd w:id="2"/>
      <w:r w:rsidRPr="006121C5">
        <w:rPr>
          <w:rFonts w:asciiTheme="minorHAnsi" w:hAnsiTheme="minorHAnsi" w:cstheme="minorHAnsi"/>
          <w:color w:val="000000" w:themeColor="text1"/>
          <w:sz w:val="22"/>
          <w:szCs w:val="22"/>
        </w:rPr>
        <w:t xml:space="preserve"> </w:t>
      </w:r>
    </w:p>
    <w:p w14:paraId="385CA0F0" w14:textId="77777777" w:rsidR="00D939E3" w:rsidRPr="00262A0F" w:rsidRDefault="00D939E3" w:rsidP="00D939E3">
      <w:pPr>
        <w:jc w:val="both"/>
      </w:pPr>
    </w:p>
    <w:p w14:paraId="5496EBA1" w14:textId="77777777" w:rsidR="00D939E3" w:rsidRPr="006121C5" w:rsidRDefault="00D939E3" w:rsidP="00D939E3">
      <w:pPr>
        <w:pStyle w:val="Heading2"/>
        <w:spacing w:before="0" w:line="276" w:lineRule="auto"/>
        <w:jc w:val="both"/>
        <w:rPr>
          <w:rFonts w:asciiTheme="minorHAnsi" w:hAnsiTheme="minorHAnsi" w:cstheme="minorHAnsi"/>
          <w:color w:val="000000" w:themeColor="text1"/>
          <w:sz w:val="22"/>
          <w:szCs w:val="22"/>
        </w:rPr>
      </w:pPr>
    </w:p>
    <w:p w14:paraId="3CDA7487" w14:textId="77777777" w:rsidR="00D939E3" w:rsidRDefault="00D939E3" w:rsidP="00D939E3">
      <w:pPr>
        <w:pStyle w:val="Heading1"/>
        <w:spacing w:before="0" w:line="276" w:lineRule="auto"/>
        <w:jc w:val="both"/>
        <w:rPr>
          <w:rFonts w:asciiTheme="minorHAnsi" w:hAnsiTheme="minorHAnsi" w:cstheme="minorHAnsi"/>
          <w:color w:val="000000" w:themeColor="text1"/>
          <w:sz w:val="22"/>
          <w:szCs w:val="22"/>
        </w:rPr>
      </w:pPr>
      <w:bookmarkStart w:id="3" w:name="_Toc104068349"/>
      <w:r w:rsidRPr="006121C5">
        <w:rPr>
          <w:rFonts w:asciiTheme="minorHAnsi" w:hAnsiTheme="minorHAnsi" w:cstheme="minorHAnsi"/>
          <w:color w:val="000000" w:themeColor="text1"/>
          <w:sz w:val="22"/>
          <w:szCs w:val="22"/>
        </w:rPr>
        <w:t xml:space="preserve">Descrierea modelului real </w:t>
      </w:r>
      <w:r w:rsidRPr="006121C5">
        <w:rPr>
          <w:rFonts w:ascii="Cambria" w:hAnsi="Cambria" w:cs="Cambria"/>
          <w:color w:val="000000" w:themeColor="text1"/>
          <w:sz w:val="22"/>
          <w:szCs w:val="22"/>
        </w:rPr>
        <w:t>ș</w:t>
      </w:r>
      <w:r w:rsidRPr="006121C5">
        <w:rPr>
          <w:rFonts w:asciiTheme="minorHAnsi" w:hAnsiTheme="minorHAnsi" w:cstheme="minorHAnsi"/>
          <w:color w:val="000000" w:themeColor="text1"/>
          <w:sz w:val="22"/>
          <w:szCs w:val="22"/>
        </w:rPr>
        <w:t>i a utilit</w:t>
      </w:r>
      <w:r w:rsidRPr="006121C5">
        <w:rPr>
          <w:rFonts w:ascii="Cambria" w:hAnsi="Cambria" w:cs="Cambria"/>
          <w:color w:val="000000" w:themeColor="text1"/>
          <w:sz w:val="22"/>
          <w:szCs w:val="22"/>
        </w:rPr>
        <w:t>ăț</w:t>
      </w:r>
      <w:r w:rsidRPr="006121C5">
        <w:rPr>
          <w:rFonts w:asciiTheme="minorHAnsi" w:hAnsiTheme="minorHAnsi" w:cstheme="minorHAnsi"/>
          <w:color w:val="000000" w:themeColor="text1"/>
          <w:sz w:val="22"/>
          <w:szCs w:val="22"/>
        </w:rPr>
        <w:t>ii acestuia</w:t>
      </w:r>
      <w:bookmarkEnd w:id="3"/>
      <w:r>
        <w:rPr>
          <w:rFonts w:asciiTheme="minorHAnsi" w:hAnsiTheme="minorHAnsi" w:cstheme="minorHAnsi"/>
          <w:color w:val="000000" w:themeColor="text1"/>
          <w:sz w:val="22"/>
          <w:szCs w:val="22"/>
        </w:rPr>
        <w:t>:</w:t>
      </w:r>
    </w:p>
    <w:p w14:paraId="23B52E3F" w14:textId="77777777" w:rsidR="00D939E3" w:rsidRDefault="00D939E3" w:rsidP="00D939E3">
      <w:pPr>
        <w:pStyle w:val="NoSpacing"/>
        <w:spacing w:line="276" w:lineRule="auto"/>
        <w:jc w:val="both"/>
      </w:pPr>
    </w:p>
    <w:p w14:paraId="78BBDA22" w14:textId="77777777" w:rsidR="00D939E3" w:rsidRPr="00206C7A" w:rsidRDefault="00D939E3" w:rsidP="00D939E3">
      <w:pPr>
        <w:pStyle w:val="NoSpacing"/>
        <w:spacing w:line="276" w:lineRule="auto"/>
        <w:jc w:val="both"/>
        <w:rPr>
          <w:rFonts w:ascii="Times New Roman" w:hAnsi="Times New Roman" w:cs="Times New Roman"/>
          <w:color w:val="0D0D0D"/>
          <w:sz w:val="24"/>
          <w:szCs w:val="24"/>
          <w:shd w:val="clear" w:color="auto" w:fill="FFFFFF"/>
        </w:rPr>
      </w:pPr>
      <w:r>
        <w:br/>
      </w:r>
      <w:r w:rsidRPr="00206C7A">
        <w:rPr>
          <w:rFonts w:ascii="Times New Roman" w:hAnsi="Times New Roman" w:cs="Times New Roman"/>
          <w:color w:val="0D0D0D"/>
          <w:sz w:val="24"/>
          <w:szCs w:val="24"/>
          <w:shd w:val="clear" w:color="auto" w:fill="FFFFFF"/>
        </w:rPr>
        <w:t>Proiectul își propune să modernizeze modul în care grădinițele gestionează datele, cu accent pe siguranța copiilor și îmbunătățirea comunicării între părinți și educatori. Părinții pot vedea cu ușurință ce fac copiii lor în fiecare zi, inclusiv programul lor, clasele și cine sunt profesorii lor. Educatorii pot accesa detalii importante despre fiecare copil, cum ar fi informațiile de contact și cum să îi contacteze pe părinți.</w:t>
      </w:r>
    </w:p>
    <w:p w14:paraId="59AC53D8" w14:textId="77777777" w:rsidR="00D939E3" w:rsidRPr="00206C7A" w:rsidRDefault="00D939E3" w:rsidP="00D939E3">
      <w:pPr>
        <w:pStyle w:val="NoSpacing"/>
        <w:spacing w:line="276" w:lineRule="auto"/>
        <w:jc w:val="both"/>
        <w:rPr>
          <w:rFonts w:ascii="Times New Roman" w:hAnsi="Times New Roman" w:cs="Times New Roman"/>
          <w:color w:val="0D0D0D"/>
          <w:sz w:val="24"/>
          <w:szCs w:val="24"/>
          <w:shd w:val="clear" w:color="auto" w:fill="FFFFFF"/>
        </w:rPr>
      </w:pPr>
      <w:r w:rsidRPr="00206C7A">
        <w:rPr>
          <w:rFonts w:ascii="Times New Roman" w:hAnsi="Times New Roman" w:cs="Times New Roman"/>
          <w:color w:val="0D0D0D"/>
          <w:sz w:val="24"/>
          <w:szCs w:val="24"/>
          <w:shd w:val="clear" w:color="auto" w:fill="FFFFFF"/>
        </w:rPr>
        <w:t xml:space="preserve"> Fiecare părinte are adresa, numărul de telefon și adresa de e-mail. Acest lucru facilitează partajarea actualizărilor pentru educatori și menținerea legăturii cu familiile. Sistemul nostru este conceput pentru a simplifica sarcinile pentru educatori, oferindu-le mai mult timp pentru a se concentra pe ajutarea copiilor să învețe și să crească.</w:t>
      </w:r>
    </w:p>
    <w:p w14:paraId="7A12BABF" w14:textId="77777777" w:rsidR="00CA31AE" w:rsidRDefault="00CA31AE" w:rsidP="00D939E3">
      <w:pPr>
        <w:spacing w:line="276" w:lineRule="auto"/>
        <w:jc w:val="both"/>
        <w:rPr>
          <w:rFonts w:ascii="Times New Roman" w:hAnsi="Times New Roman" w:cs="Times New Roman"/>
          <w:color w:val="000000" w:themeColor="text1"/>
          <w:sz w:val="24"/>
          <w:szCs w:val="24"/>
        </w:rPr>
      </w:pPr>
      <w:bookmarkStart w:id="4" w:name="_Toc104068350"/>
    </w:p>
    <w:p w14:paraId="43196B4C" w14:textId="7D77DAD3" w:rsidR="00D939E3" w:rsidRPr="00206C7A" w:rsidRDefault="00D939E3" w:rsidP="00D939E3">
      <w:pPr>
        <w:spacing w:line="276" w:lineRule="auto"/>
        <w:jc w:val="both"/>
        <w:rPr>
          <w:rFonts w:ascii="Times New Roman" w:hAnsi="Times New Roman" w:cs="Times New Roman"/>
          <w:color w:val="000000" w:themeColor="text1"/>
          <w:sz w:val="24"/>
          <w:szCs w:val="24"/>
        </w:rPr>
      </w:pPr>
      <w:r w:rsidRPr="00206C7A">
        <w:rPr>
          <w:rFonts w:ascii="Times New Roman" w:hAnsi="Times New Roman" w:cs="Times New Roman"/>
          <w:color w:val="000000" w:themeColor="text1"/>
          <w:sz w:val="24"/>
          <w:szCs w:val="24"/>
        </w:rPr>
        <w:t>Regulile de funcționare ale modelului:</w:t>
      </w:r>
      <w:bookmarkEnd w:id="4"/>
    </w:p>
    <w:p w14:paraId="413616AE" w14:textId="77777777" w:rsidR="00D939E3" w:rsidRDefault="00D939E3" w:rsidP="00D939E3">
      <w:pPr>
        <w:spacing w:line="276" w:lineRule="auto"/>
        <w:jc w:val="both"/>
        <w:rPr>
          <w:rFonts w:ascii="Times New Roman" w:hAnsi="Times New Roman" w:cs="Times New Roman"/>
          <w:color w:val="000000" w:themeColor="text1"/>
          <w:sz w:val="24"/>
          <w:szCs w:val="24"/>
        </w:rPr>
      </w:pPr>
      <w:r w:rsidRPr="00206C7A">
        <w:rPr>
          <w:rFonts w:ascii="Times New Roman" w:hAnsi="Times New Roman" w:cs="Times New Roman"/>
          <w:color w:val="000000" w:themeColor="text1"/>
          <w:sz w:val="24"/>
          <w:szCs w:val="24"/>
        </w:rPr>
        <w:t>Fiecare copil are parent(tata sau mama.una dintre ei.Nu avem nevoie ambele).</w:t>
      </w:r>
    </w:p>
    <w:p w14:paraId="5310E368" w14:textId="77777777" w:rsidR="00D939E3" w:rsidRDefault="00D939E3" w:rsidP="00D939E3">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Avem singur adres pentru fiecare parent. Fiecare copil dintre un grup.</w:t>
      </w:r>
    </w:p>
    <w:p w14:paraId="3B4A823C" w14:textId="4CFDE8ED" w:rsidR="00D939E3" w:rsidRDefault="00D939E3" w:rsidP="00D939E3">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Copii face lectia cu </w:t>
      </w:r>
      <w:r w:rsidR="00014628">
        <w:rPr>
          <w:rFonts w:ascii="Times New Roman" w:hAnsi="Times New Roman" w:cs="Times New Roman"/>
          <w:color w:val="000000" w:themeColor="text1"/>
          <w:sz w:val="24"/>
          <w:szCs w:val="24"/>
        </w:rPr>
        <w:t>angajat</w:t>
      </w:r>
      <w:r>
        <w:rPr>
          <w:rFonts w:ascii="Times New Roman" w:hAnsi="Times New Roman" w:cs="Times New Roman"/>
          <w:color w:val="000000" w:themeColor="text1"/>
          <w:sz w:val="24"/>
          <w:szCs w:val="24"/>
        </w:rPr>
        <w:t xml:space="preserve"> diferit .</w:t>
      </w:r>
    </w:p>
    <w:p w14:paraId="3473062C" w14:textId="7BA83E34" w:rsidR="00D939E3" w:rsidRDefault="00D939E3" w:rsidP="00D939E3">
      <w:pPr>
        <w:spacing w:line="276" w:lineRule="auto"/>
        <w:jc w:val="both"/>
        <w:rPr>
          <w:rFonts w:ascii="Segoe UI" w:hAnsi="Segoe UI" w:cs="Segoe UI"/>
          <w:color w:val="0D0D0D"/>
          <w:shd w:val="clear" w:color="auto" w:fill="FFFFFF"/>
        </w:rPr>
      </w:pPr>
      <w:r>
        <w:rPr>
          <w:rFonts w:ascii="Times New Roman" w:hAnsi="Times New Roman" w:cs="Times New Roman"/>
          <w:color w:val="000000" w:themeColor="text1"/>
          <w:sz w:val="24"/>
          <w:szCs w:val="24"/>
        </w:rPr>
        <w:t xml:space="preserve">Angajat </w:t>
      </w:r>
      <w:r w:rsidR="007B0755">
        <w:rPr>
          <w:rFonts w:ascii="Times New Roman" w:hAnsi="Times New Roman" w:cs="Times New Roman"/>
          <w:color w:val="000000" w:themeColor="text1"/>
          <w:sz w:val="24"/>
          <w:szCs w:val="24"/>
        </w:rPr>
        <w:t>pre</w:t>
      </w:r>
      <w:r>
        <w:rPr>
          <w:rFonts w:ascii="Times New Roman" w:hAnsi="Times New Roman" w:cs="Times New Roman"/>
          <w:color w:val="000000" w:themeColor="text1"/>
          <w:sz w:val="24"/>
          <w:szCs w:val="24"/>
        </w:rPr>
        <w:t>da de la diferit subictele.</w:t>
      </w:r>
    </w:p>
    <w:p w14:paraId="3BC09FAD" w14:textId="77777777" w:rsidR="00D939E3" w:rsidRDefault="00D939E3" w:rsidP="00D939E3">
      <w:pPr>
        <w:pStyle w:val="NoSpacing"/>
        <w:spacing w:line="276" w:lineRule="auto"/>
        <w:jc w:val="both"/>
        <w:rPr>
          <w:rFonts w:ascii="Segoe UI" w:hAnsi="Segoe UI" w:cs="Segoe UI"/>
          <w:color w:val="0D0D0D"/>
          <w:shd w:val="clear" w:color="auto" w:fill="FFFFFF"/>
        </w:rPr>
      </w:pPr>
    </w:p>
    <w:p w14:paraId="67BA7395" w14:textId="77777777" w:rsidR="00D939E3" w:rsidRPr="002535CF" w:rsidRDefault="00D939E3" w:rsidP="00D939E3">
      <w:pPr>
        <w:pStyle w:val="NoSpacing"/>
        <w:spacing w:line="276" w:lineRule="auto"/>
        <w:jc w:val="both"/>
        <w:rPr>
          <w:rFonts w:cs="Times New Roman"/>
          <w:color w:val="0D0D0D"/>
          <w:sz w:val="24"/>
          <w:szCs w:val="24"/>
          <w:shd w:val="clear" w:color="auto" w:fill="FFFFFF"/>
        </w:rPr>
      </w:pPr>
    </w:p>
    <w:p w14:paraId="76F0FCC2" w14:textId="77777777" w:rsidR="00D939E3" w:rsidRDefault="00D939E3" w:rsidP="00D939E3">
      <w:pPr>
        <w:jc w:val="both"/>
        <w:rPr>
          <w:rFonts w:ascii="Times New Roman" w:hAnsi="Times New Roman" w:cs="Times New Roman"/>
          <w:b/>
          <w:bCs/>
          <w:sz w:val="24"/>
          <w:szCs w:val="24"/>
        </w:rPr>
      </w:pPr>
      <w:r>
        <w:rPr>
          <w:rFonts w:cs="Times New Roman"/>
          <w:sz w:val="24"/>
          <w:szCs w:val="24"/>
        </w:rPr>
        <w:t>2.</w:t>
      </w:r>
      <w:r w:rsidRPr="002535CF">
        <w:rPr>
          <w:rFonts w:cs="Times New Roman"/>
          <w:sz w:val="24"/>
          <w:szCs w:val="24"/>
        </w:rPr>
        <w:t>Modelul de date respect</w:t>
      </w:r>
      <w:r w:rsidRPr="002535CF">
        <w:rPr>
          <w:rFonts w:ascii="Cambria" w:hAnsi="Cambria" w:cs="Cambria"/>
          <w:sz w:val="24"/>
          <w:szCs w:val="24"/>
        </w:rPr>
        <w:t>ă</w:t>
      </w:r>
      <w:r w:rsidRPr="002535CF">
        <w:rPr>
          <w:rFonts w:cs="Times New Roman"/>
          <w:sz w:val="24"/>
          <w:szCs w:val="24"/>
        </w:rPr>
        <w:t xml:space="preserve"> anumite restric</w:t>
      </w:r>
      <w:r w:rsidRPr="002535CF">
        <w:rPr>
          <w:rFonts w:ascii="Cambria" w:hAnsi="Cambria" w:cs="Cambria"/>
          <w:sz w:val="24"/>
          <w:szCs w:val="24"/>
        </w:rPr>
        <w:t>ţ</w:t>
      </w:r>
      <w:r w:rsidRPr="002535CF">
        <w:rPr>
          <w:rFonts w:cs="Times New Roman"/>
          <w:sz w:val="24"/>
          <w:szCs w:val="24"/>
        </w:rPr>
        <w:t>ii de func</w:t>
      </w:r>
      <w:r w:rsidRPr="002535CF">
        <w:rPr>
          <w:rFonts w:ascii="Cambria" w:hAnsi="Cambria" w:cs="Cambria"/>
          <w:sz w:val="24"/>
          <w:szCs w:val="24"/>
        </w:rPr>
        <w:t>ţ</w:t>
      </w:r>
      <w:r w:rsidRPr="002535CF">
        <w:rPr>
          <w:rFonts w:cs="Times New Roman"/>
          <w:sz w:val="24"/>
          <w:szCs w:val="24"/>
        </w:rPr>
        <w:t>ionare</w:t>
      </w:r>
      <w:r>
        <w:rPr>
          <w:rFonts w:ascii="Times New Roman" w:hAnsi="Times New Roman" w:cs="Times New Roman"/>
          <w:b/>
          <w:bCs/>
          <w:sz w:val="24"/>
          <w:szCs w:val="24"/>
        </w:rPr>
        <w:t>:</w:t>
      </w:r>
    </w:p>
    <w:p w14:paraId="161D9252" w14:textId="77777777" w:rsidR="00D939E3" w:rsidRDefault="00D939E3" w:rsidP="00D939E3">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1.Un </w:t>
      </w:r>
      <w:proofErr w:type="spellStart"/>
      <w:r>
        <w:rPr>
          <w:rFonts w:ascii="Times New Roman" w:hAnsi="Times New Roman" w:cs="Times New Roman"/>
          <w:sz w:val="24"/>
          <w:szCs w:val="24"/>
          <w:lang w:val="en-US"/>
        </w:rPr>
        <w:t>par</w:t>
      </w:r>
      <w:ins w:id="5" w:author="Allanur Yakubov" w:date="2024-05-12T23:34:00Z">
        <w:r>
          <w:rPr>
            <w:rFonts w:ascii="Times New Roman" w:hAnsi="Times New Roman" w:cs="Times New Roman"/>
            <w:sz w:val="24"/>
            <w:szCs w:val="24"/>
            <w:lang w:val="en-US"/>
          </w:rPr>
          <w:t>i</w:t>
        </w:r>
      </w:ins>
      <w:del w:id="6" w:author="Allanur Yakubov" w:date="2024-05-12T23:34:00Z">
        <w:r w:rsidDel="0078119A">
          <w:rPr>
            <w:rFonts w:ascii="Times New Roman" w:hAnsi="Times New Roman" w:cs="Times New Roman"/>
            <w:sz w:val="24"/>
            <w:szCs w:val="24"/>
            <w:lang w:val="en-US"/>
          </w:rPr>
          <w:delText>e</w:delText>
        </w:r>
      </w:del>
      <w:r>
        <w:rPr>
          <w:rFonts w:ascii="Times New Roman" w:hAnsi="Times New Roman" w:cs="Times New Roman"/>
          <w:sz w:val="24"/>
          <w:szCs w:val="24"/>
          <w:lang w:val="en-US"/>
        </w:rPr>
        <w:t>nt</w:t>
      </w:r>
      <w:ins w:id="7" w:author="Allanur Yakubov" w:date="2024-05-12T23:34:00Z">
        <w:r>
          <w:rPr>
            <w:rFonts w:ascii="Times New Roman" w:hAnsi="Times New Roman" w:cs="Times New Roman"/>
            <w:sz w:val="24"/>
            <w:szCs w:val="24"/>
            <w:lang w:val="en-US"/>
          </w:rPr>
          <w:t>e</w:t>
        </w:r>
      </w:ins>
      <w:proofErr w:type="spellEnd"/>
      <w:r>
        <w:rPr>
          <w:rFonts w:ascii="Times New Roman" w:hAnsi="Times New Roman" w:cs="Times New Roman"/>
          <w:sz w:val="24"/>
          <w:szCs w:val="24"/>
          <w:lang w:val="en-US"/>
        </w:rPr>
        <w:t xml:space="preserve"> are </w:t>
      </w:r>
      <w:proofErr w:type="spellStart"/>
      <w:r>
        <w:rPr>
          <w:rFonts w:ascii="Times New Roman" w:hAnsi="Times New Roman" w:cs="Times New Roman"/>
          <w:sz w:val="24"/>
          <w:szCs w:val="24"/>
          <w:lang w:val="en-US"/>
        </w:rPr>
        <w:t>cel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putin</w:t>
      </w:r>
      <w:proofErr w:type="spellEnd"/>
      <w:r>
        <w:rPr>
          <w:rFonts w:ascii="Times New Roman" w:hAnsi="Times New Roman" w:cs="Times New Roman"/>
          <w:sz w:val="24"/>
          <w:szCs w:val="24"/>
          <w:lang w:val="en-US"/>
        </w:rPr>
        <w:t xml:space="preserve"> un </w:t>
      </w:r>
      <w:proofErr w:type="spellStart"/>
      <w:r>
        <w:rPr>
          <w:rFonts w:ascii="Times New Roman" w:hAnsi="Times New Roman" w:cs="Times New Roman"/>
          <w:sz w:val="24"/>
          <w:szCs w:val="24"/>
          <w:lang w:val="en-US"/>
        </w:rPr>
        <w:t>copil</w:t>
      </w:r>
      <w:proofErr w:type="spellEnd"/>
      <w:r>
        <w:rPr>
          <w:rFonts w:ascii="Times New Roman" w:hAnsi="Times New Roman" w:cs="Times New Roman"/>
          <w:sz w:val="24"/>
          <w:szCs w:val="24"/>
          <w:lang w:val="en-US"/>
        </w:rPr>
        <w:t xml:space="preserve">, un </w:t>
      </w:r>
      <w:proofErr w:type="spellStart"/>
      <w:r>
        <w:rPr>
          <w:rFonts w:ascii="Times New Roman" w:hAnsi="Times New Roman" w:cs="Times New Roman"/>
          <w:sz w:val="24"/>
          <w:szCs w:val="24"/>
          <w:lang w:val="en-US"/>
        </w:rPr>
        <w:t>copi</w:t>
      </w:r>
      <w:proofErr w:type="spellEnd"/>
      <w:r>
        <w:rPr>
          <w:rFonts w:ascii="Times New Roman" w:hAnsi="Times New Roman" w:cs="Times New Roman"/>
          <w:sz w:val="24"/>
          <w:szCs w:val="24"/>
          <w:lang w:val="en-US"/>
        </w:rPr>
        <w:t xml:space="preserve"> are un parent.</w:t>
      </w:r>
    </w:p>
    <w:p w14:paraId="07830060" w14:textId="77777777" w:rsidR="00D939E3" w:rsidRPr="002535CF" w:rsidRDefault="00D939E3" w:rsidP="00D939E3">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2.Un </w:t>
      </w:r>
      <w:proofErr w:type="spellStart"/>
      <w:r>
        <w:rPr>
          <w:rFonts w:ascii="Times New Roman" w:hAnsi="Times New Roman" w:cs="Times New Roman"/>
          <w:sz w:val="24"/>
          <w:szCs w:val="24"/>
          <w:lang w:val="en-US"/>
        </w:rPr>
        <w:t>par</w:t>
      </w:r>
      <w:del w:id="8" w:author="Allanur Yakubov" w:date="2024-05-12T23:59:00Z">
        <w:r w:rsidDel="005F0619">
          <w:rPr>
            <w:rFonts w:ascii="Times New Roman" w:hAnsi="Times New Roman" w:cs="Times New Roman"/>
            <w:sz w:val="24"/>
            <w:szCs w:val="24"/>
            <w:lang w:val="en-US"/>
          </w:rPr>
          <w:delText>e</w:delText>
        </w:r>
      </w:del>
      <w:ins w:id="9" w:author="Allanur Yakubov" w:date="2024-05-12T23:59:00Z">
        <w:r>
          <w:rPr>
            <w:rFonts w:ascii="Times New Roman" w:hAnsi="Times New Roman" w:cs="Times New Roman"/>
            <w:sz w:val="24"/>
            <w:szCs w:val="24"/>
            <w:lang w:val="en-US"/>
          </w:rPr>
          <w:t>i</w:t>
        </w:r>
      </w:ins>
      <w:r>
        <w:rPr>
          <w:rFonts w:ascii="Times New Roman" w:hAnsi="Times New Roman" w:cs="Times New Roman"/>
          <w:sz w:val="24"/>
          <w:szCs w:val="24"/>
          <w:lang w:val="en-US"/>
        </w:rPr>
        <w:t>nt</w:t>
      </w:r>
      <w:ins w:id="10" w:author="Allanur Yakubov" w:date="2024-05-12T23:59:00Z">
        <w:r>
          <w:rPr>
            <w:rFonts w:ascii="Times New Roman" w:hAnsi="Times New Roman" w:cs="Times New Roman"/>
            <w:sz w:val="24"/>
            <w:szCs w:val="24"/>
            <w:lang w:val="en-US"/>
          </w:rPr>
          <w:t>e</w:t>
        </w:r>
      </w:ins>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locieste</w:t>
      </w:r>
      <w:proofErr w:type="spellEnd"/>
      <w:r>
        <w:rPr>
          <w:rFonts w:ascii="Times New Roman" w:hAnsi="Times New Roman" w:cs="Times New Roman"/>
          <w:sz w:val="24"/>
          <w:szCs w:val="24"/>
          <w:lang w:val="en-US"/>
        </w:rPr>
        <w:t xml:space="preserve"> in </w:t>
      </w:r>
      <w:proofErr w:type="spellStart"/>
      <w:r>
        <w:rPr>
          <w:rFonts w:ascii="Times New Roman" w:hAnsi="Times New Roman" w:cs="Times New Roman"/>
          <w:sz w:val="24"/>
          <w:szCs w:val="24"/>
          <w:lang w:val="en-US"/>
        </w:rPr>
        <w:t>singur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adres</w:t>
      </w:r>
      <w:ins w:id="11" w:author="Allanur Yakubov" w:date="2024-05-12T23:58:00Z">
        <w:r>
          <w:rPr>
            <w:rFonts w:ascii="Times New Roman" w:hAnsi="Times New Roman" w:cs="Times New Roman"/>
            <w:sz w:val="24"/>
            <w:szCs w:val="24"/>
            <w:lang w:val="en-US"/>
          </w:rPr>
          <w:t>ă</w:t>
        </w:r>
        <w:proofErr w:type="spellEnd"/>
        <w:r>
          <w:rPr>
            <w:rFonts w:ascii="Times New Roman" w:hAnsi="Times New Roman" w:cs="Times New Roman"/>
            <w:sz w:val="24"/>
            <w:szCs w:val="24"/>
            <w:lang w:val="en-US"/>
          </w:rPr>
          <w:t xml:space="preserve">, </w:t>
        </w:r>
      </w:ins>
      <w:del w:id="12" w:author="Allanur Yakubov" w:date="2024-05-12T23:58:00Z">
        <w:r w:rsidDel="005F0619">
          <w:rPr>
            <w:rFonts w:ascii="Times New Roman" w:hAnsi="Times New Roman" w:cs="Times New Roman"/>
            <w:sz w:val="24"/>
            <w:szCs w:val="24"/>
            <w:lang w:val="en-US"/>
          </w:rPr>
          <w:delText>s</w:delText>
        </w:r>
      </w:del>
      <w:r>
        <w:rPr>
          <w:rFonts w:ascii="Times New Roman" w:hAnsi="Times New Roman" w:cs="Times New Roman"/>
          <w:sz w:val="24"/>
          <w:szCs w:val="24"/>
          <w:lang w:val="en-US"/>
        </w:rPr>
        <w:t xml:space="preserve">la </w:t>
      </w:r>
      <w:proofErr w:type="spellStart"/>
      <w:r>
        <w:rPr>
          <w:rFonts w:ascii="Times New Roman" w:hAnsi="Times New Roman" w:cs="Times New Roman"/>
          <w:sz w:val="24"/>
          <w:szCs w:val="24"/>
          <w:lang w:val="en-US"/>
        </w:rPr>
        <w:t>locatia</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afla</w:t>
      </w:r>
      <w:proofErr w:type="spellEnd"/>
      <w:r>
        <w:rPr>
          <w:rFonts w:ascii="Times New Roman" w:hAnsi="Times New Roman" w:cs="Times New Roman"/>
          <w:sz w:val="24"/>
          <w:szCs w:val="24"/>
          <w:lang w:val="en-US"/>
        </w:rPr>
        <w:t xml:space="preserve"> o </w:t>
      </w:r>
      <w:proofErr w:type="spellStart"/>
      <w:r>
        <w:rPr>
          <w:rFonts w:ascii="Times New Roman" w:hAnsi="Times New Roman" w:cs="Times New Roman"/>
          <w:sz w:val="24"/>
          <w:szCs w:val="24"/>
          <w:lang w:val="en-US"/>
        </w:rPr>
        <w:t>singur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w:t>
      </w:r>
      <w:ins w:id="13" w:author="Allanur Yakubov" w:date="2024-05-12T23:59:00Z">
        <w:r>
          <w:rPr>
            <w:rFonts w:ascii="Times New Roman" w:hAnsi="Times New Roman" w:cs="Times New Roman"/>
            <w:sz w:val="24"/>
            <w:szCs w:val="24"/>
            <w:lang w:val="en-US"/>
          </w:rPr>
          <w:t>i</w:t>
        </w:r>
      </w:ins>
      <w:del w:id="14" w:author="Allanur Yakubov" w:date="2024-05-12T23:59:00Z">
        <w:r w:rsidDel="005F0619">
          <w:rPr>
            <w:rFonts w:ascii="Times New Roman" w:hAnsi="Times New Roman" w:cs="Times New Roman"/>
            <w:sz w:val="24"/>
            <w:szCs w:val="24"/>
            <w:lang w:val="en-US"/>
          </w:rPr>
          <w:delText>e</w:delText>
        </w:r>
      </w:del>
      <w:r>
        <w:rPr>
          <w:rFonts w:ascii="Times New Roman" w:hAnsi="Times New Roman" w:cs="Times New Roman"/>
          <w:sz w:val="24"/>
          <w:szCs w:val="24"/>
          <w:lang w:val="en-US"/>
        </w:rPr>
        <w:t>nt</w:t>
      </w:r>
      <w:ins w:id="15" w:author="Allanur Yakubov" w:date="2024-05-12T23:59:00Z">
        <w:r>
          <w:rPr>
            <w:rFonts w:ascii="Times New Roman" w:hAnsi="Times New Roman" w:cs="Times New Roman"/>
            <w:sz w:val="24"/>
            <w:szCs w:val="24"/>
            <w:lang w:val="en-US"/>
          </w:rPr>
          <w:t>e</w:t>
        </w:r>
      </w:ins>
      <w:proofErr w:type="spellEnd"/>
      <w:r>
        <w:rPr>
          <w:rFonts w:ascii="Times New Roman" w:hAnsi="Times New Roman" w:cs="Times New Roman"/>
          <w:sz w:val="24"/>
          <w:szCs w:val="24"/>
          <w:lang w:val="en-US"/>
        </w:rPr>
        <w:t>.</w:t>
      </w:r>
    </w:p>
    <w:p w14:paraId="47B21946" w14:textId="77777777" w:rsidR="00D939E3" w:rsidRDefault="00D939E3" w:rsidP="00D939E3">
      <w:pPr>
        <w:pStyle w:val="NoSpacing"/>
        <w:spacing w:line="276" w:lineRule="auto"/>
        <w:jc w:val="both"/>
        <w:rPr>
          <w:rFonts w:ascii="Times New Roman" w:hAnsi="Times New Roman" w:cs="Times New Roman"/>
          <w:sz w:val="24"/>
          <w:szCs w:val="24"/>
        </w:rPr>
      </w:pPr>
      <w:r>
        <w:t>3.</w:t>
      </w:r>
      <w:r w:rsidRPr="00FE2CE6">
        <w:rPr>
          <w:rFonts w:ascii="Times New Roman" w:hAnsi="Times New Roman" w:cs="Times New Roman"/>
          <w:sz w:val="24"/>
          <w:szCs w:val="24"/>
        </w:rPr>
        <w:t>Un copil face parte dintr-un grup</w:t>
      </w:r>
      <w:r w:rsidRPr="00FE2CE6">
        <w:rPr>
          <w:sz w:val="24"/>
          <w:szCs w:val="24"/>
        </w:rPr>
        <w:t xml:space="preserve"> </w:t>
      </w:r>
      <w:r>
        <w:rPr>
          <w:rFonts w:ascii="Times New Roman" w:hAnsi="Times New Roman" w:cs="Times New Roman"/>
          <w:sz w:val="24"/>
          <w:szCs w:val="24"/>
        </w:rPr>
        <w:t xml:space="preserve">  (one child belongs to one group) iar un grup are cel putin 1 copi.( but group has at least one kid.)</w:t>
      </w:r>
    </w:p>
    <w:p w14:paraId="16806754" w14:textId="77777777" w:rsidR="00D939E3" w:rsidRDefault="00D939E3" w:rsidP="00D939E3">
      <w:pPr>
        <w:pStyle w:val="NoSpacing"/>
        <w:spacing w:line="276" w:lineRule="auto"/>
        <w:jc w:val="both"/>
        <w:rPr>
          <w:rFonts w:ascii="Times New Roman" w:hAnsi="Times New Roman" w:cs="Times New Roman"/>
          <w:sz w:val="24"/>
          <w:szCs w:val="24"/>
        </w:rPr>
      </w:pPr>
    </w:p>
    <w:p w14:paraId="3A779391" w14:textId="169E047D" w:rsidR="00D939E3" w:rsidRDefault="00D939E3" w:rsidP="00D939E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5.Multe angajati </w:t>
      </w:r>
      <w:r w:rsidR="007B0755">
        <w:rPr>
          <w:rFonts w:ascii="Times New Roman" w:hAnsi="Times New Roman" w:cs="Times New Roman"/>
          <w:sz w:val="24"/>
          <w:szCs w:val="24"/>
        </w:rPr>
        <w:t>pre</w:t>
      </w:r>
      <w:r>
        <w:rPr>
          <w:rFonts w:ascii="Times New Roman" w:hAnsi="Times New Roman" w:cs="Times New Roman"/>
          <w:sz w:val="24"/>
          <w:szCs w:val="24"/>
        </w:rPr>
        <w:t>da lectia de la multe subiect la multe grupuri. (one or many).</w:t>
      </w:r>
    </w:p>
    <w:p w14:paraId="734BB40F" w14:textId="77777777" w:rsidR="00D939E3" w:rsidRDefault="00D939E3" w:rsidP="00D939E3">
      <w:pPr>
        <w:pStyle w:val="NoSpacing"/>
        <w:spacing w:line="276" w:lineRule="auto"/>
        <w:jc w:val="both"/>
        <w:rPr>
          <w:rFonts w:ascii="Times New Roman" w:hAnsi="Times New Roman" w:cs="Times New Roman"/>
          <w:sz w:val="24"/>
          <w:szCs w:val="24"/>
        </w:rPr>
      </w:pPr>
    </w:p>
    <w:p w14:paraId="33978D0E" w14:textId="77777777" w:rsidR="00D939E3" w:rsidRDefault="00D939E3" w:rsidP="00D939E3">
      <w:pPr>
        <w:pStyle w:val="NoSpacing"/>
        <w:spacing w:line="276" w:lineRule="auto"/>
        <w:jc w:val="both"/>
        <w:rPr>
          <w:rFonts w:ascii="Times New Roman" w:hAnsi="Times New Roman" w:cs="Times New Roman"/>
          <w:sz w:val="24"/>
          <w:szCs w:val="24"/>
        </w:rPr>
      </w:pPr>
    </w:p>
    <w:p w14:paraId="580B1C6A" w14:textId="77777777" w:rsidR="00D939E3" w:rsidRDefault="00D939E3" w:rsidP="00D939E3">
      <w:pPr>
        <w:pStyle w:val="NoSpacing"/>
        <w:spacing w:line="276" w:lineRule="auto"/>
        <w:jc w:val="both"/>
        <w:rPr>
          <w:rFonts w:ascii="Times New Roman" w:hAnsi="Times New Roman" w:cs="Times New Roman"/>
          <w:sz w:val="24"/>
          <w:szCs w:val="24"/>
        </w:rPr>
      </w:pPr>
    </w:p>
    <w:p w14:paraId="3D4DEF8A" w14:textId="77777777" w:rsidR="00D939E3" w:rsidRDefault="00D939E3" w:rsidP="00D939E3">
      <w:pPr>
        <w:pStyle w:val="NoSpacing"/>
        <w:spacing w:line="276" w:lineRule="auto"/>
        <w:jc w:val="both"/>
        <w:rPr>
          <w:rFonts w:cstheme="minorHAnsi"/>
          <w:sz w:val="24"/>
          <w:szCs w:val="24"/>
        </w:rPr>
      </w:pPr>
      <w:r w:rsidRPr="00FA744C">
        <w:rPr>
          <w:rFonts w:cstheme="minorHAnsi"/>
          <w:b/>
          <w:bCs/>
          <w:sz w:val="24"/>
          <w:szCs w:val="24"/>
        </w:rPr>
        <w:t xml:space="preserve">3. </w:t>
      </w:r>
      <w:r w:rsidRPr="00FA744C">
        <w:rPr>
          <w:rFonts w:cstheme="minorHAnsi"/>
          <w:sz w:val="24"/>
          <w:szCs w:val="24"/>
        </w:rPr>
        <w:t>Descrierea entităților, incluzând precizarea cheii primare</w:t>
      </w:r>
    </w:p>
    <w:p w14:paraId="71EB6396" w14:textId="64C4B38F" w:rsidR="00D939E3" w:rsidRPr="00B61E99" w:rsidRDefault="00D939E3" w:rsidP="00D939E3">
      <w:pPr>
        <w:pStyle w:val="NoSpacing"/>
        <w:spacing w:line="276" w:lineRule="auto"/>
        <w:jc w:val="both"/>
        <w:rPr>
          <w:rFonts w:ascii="Times New Roman" w:hAnsi="Times New Roman" w:cs="Times New Roman"/>
          <w:color w:val="FF0000"/>
          <w:sz w:val="28"/>
          <w:szCs w:val="28"/>
          <w:lang w:val="en-GB"/>
        </w:rPr>
      </w:pPr>
      <w:r>
        <w:rPr>
          <w:rFonts w:ascii="Times New Roman" w:hAnsi="Times New Roman" w:cs="Times New Roman"/>
          <w:sz w:val="24"/>
          <w:szCs w:val="24"/>
        </w:rPr>
        <w:t>Entitățile foloti în model sunt</w:t>
      </w:r>
      <w:r>
        <w:rPr>
          <w:rFonts w:ascii="Times New Roman" w:hAnsi="Times New Roman" w:cs="Times New Roman"/>
          <w:sz w:val="24"/>
          <w:szCs w:val="24"/>
          <w:lang w:val="en-GB"/>
        </w:rPr>
        <w:t xml:space="preserve">: </w:t>
      </w:r>
      <w:r w:rsidRPr="00B61E99">
        <w:rPr>
          <w:rFonts w:ascii="Times New Roman" w:hAnsi="Times New Roman" w:cs="Times New Roman"/>
          <w:color w:val="FF0000"/>
          <w:sz w:val="28"/>
          <w:szCs w:val="28"/>
          <w:lang w:val="en-GB"/>
        </w:rPr>
        <w:t xml:space="preserve">Parents, </w:t>
      </w:r>
      <w:proofErr w:type="spellStart"/>
      <w:r w:rsidRPr="00B61E99">
        <w:rPr>
          <w:rFonts w:ascii="Times New Roman" w:hAnsi="Times New Roman" w:cs="Times New Roman"/>
          <w:color w:val="FF0000"/>
          <w:sz w:val="28"/>
          <w:szCs w:val="28"/>
          <w:lang w:val="en-GB"/>
        </w:rPr>
        <w:t>Adres</w:t>
      </w:r>
      <w:del w:id="16" w:author="Allanur Yakubov" w:date="2024-05-12T23:58:00Z">
        <w:r w:rsidRPr="00B61E99" w:rsidDel="005F0619">
          <w:rPr>
            <w:rFonts w:ascii="Times New Roman" w:hAnsi="Times New Roman" w:cs="Times New Roman"/>
            <w:color w:val="FF0000"/>
            <w:sz w:val="28"/>
            <w:szCs w:val="28"/>
            <w:lang w:val="en-GB"/>
          </w:rPr>
          <w:delText>s</w:delText>
        </w:r>
      </w:del>
      <w:ins w:id="17" w:author="Allanur Yakubov" w:date="2024-05-12T23:58:00Z">
        <w:r>
          <w:rPr>
            <w:rFonts w:ascii="Times New Roman" w:hAnsi="Times New Roman" w:cs="Times New Roman"/>
            <w:color w:val="FF0000"/>
            <w:sz w:val="28"/>
            <w:szCs w:val="28"/>
            <w:lang w:val="en-GB"/>
          </w:rPr>
          <w:t>ă</w:t>
        </w:r>
      </w:ins>
      <w:proofErr w:type="spellEnd"/>
      <w:r w:rsidRPr="00B61E99">
        <w:rPr>
          <w:rFonts w:ascii="Times New Roman" w:hAnsi="Times New Roman" w:cs="Times New Roman"/>
          <w:color w:val="FF0000"/>
          <w:sz w:val="28"/>
          <w:szCs w:val="28"/>
          <w:lang w:val="en-GB"/>
        </w:rPr>
        <w:t xml:space="preserve">, </w:t>
      </w:r>
      <w:proofErr w:type="spellStart"/>
      <w:r w:rsidRPr="00B61E99">
        <w:rPr>
          <w:rFonts w:ascii="Times New Roman" w:hAnsi="Times New Roman" w:cs="Times New Roman"/>
          <w:color w:val="FF0000"/>
          <w:sz w:val="28"/>
          <w:szCs w:val="28"/>
          <w:lang w:val="en-GB"/>
        </w:rPr>
        <w:t>Copi</w:t>
      </w:r>
      <w:proofErr w:type="spellEnd"/>
      <w:r w:rsidRPr="00B61E99">
        <w:rPr>
          <w:rFonts w:ascii="Times New Roman" w:hAnsi="Times New Roman" w:cs="Times New Roman"/>
          <w:color w:val="FF0000"/>
          <w:sz w:val="28"/>
          <w:szCs w:val="28"/>
          <w:lang w:val="en-GB"/>
        </w:rPr>
        <w:t xml:space="preserve">, </w:t>
      </w:r>
      <w:proofErr w:type="spellStart"/>
      <w:r w:rsidRPr="00B61E99">
        <w:rPr>
          <w:rFonts w:ascii="Times New Roman" w:hAnsi="Times New Roman" w:cs="Times New Roman"/>
          <w:color w:val="FF0000"/>
          <w:sz w:val="28"/>
          <w:szCs w:val="28"/>
          <w:lang w:val="en-GB"/>
        </w:rPr>
        <w:t>Grupa</w:t>
      </w:r>
      <w:proofErr w:type="spellEnd"/>
      <w:r w:rsidRPr="00B61E99">
        <w:rPr>
          <w:rFonts w:ascii="Times New Roman" w:hAnsi="Times New Roman" w:cs="Times New Roman"/>
          <w:color w:val="FF0000"/>
          <w:sz w:val="28"/>
          <w:szCs w:val="28"/>
          <w:lang w:val="en-GB"/>
        </w:rPr>
        <w:t xml:space="preserve">, </w:t>
      </w:r>
      <w:proofErr w:type="spellStart"/>
      <w:r w:rsidRPr="00B61E99">
        <w:rPr>
          <w:rFonts w:ascii="Times New Roman" w:hAnsi="Times New Roman" w:cs="Times New Roman"/>
          <w:color w:val="FF0000"/>
          <w:sz w:val="28"/>
          <w:szCs w:val="28"/>
          <w:lang w:val="en-GB"/>
        </w:rPr>
        <w:t>Angajati</w:t>
      </w:r>
      <w:proofErr w:type="spellEnd"/>
      <w:r w:rsidRPr="00B61E99">
        <w:rPr>
          <w:rFonts w:ascii="Times New Roman" w:hAnsi="Times New Roman" w:cs="Times New Roman"/>
          <w:color w:val="FF0000"/>
          <w:sz w:val="28"/>
          <w:szCs w:val="28"/>
          <w:lang w:val="en-GB"/>
        </w:rPr>
        <w:t xml:space="preserve">, </w:t>
      </w:r>
      <w:proofErr w:type="spellStart"/>
      <w:r w:rsidRPr="00B61E99">
        <w:rPr>
          <w:rFonts w:ascii="Times New Roman" w:hAnsi="Times New Roman" w:cs="Times New Roman"/>
          <w:color w:val="FF0000"/>
          <w:sz w:val="28"/>
          <w:szCs w:val="28"/>
          <w:lang w:val="en-GB"/>
        </w:rPr>
        <w:t>Subiect</w:t>
      </w:r>
      <w:proofErr w:type="spellEnd"/>
      <w:r>
        <w:rPr>
          <w:rFonts w:ascii="Times New Roman" w:hAnsi="Times New Roman" w:cs="Times New Roman"/>
          <w:color w:val="FF0000"/>
          <w:sz w:val="28"/>
          <w:szCs w:val="28"/>
          <w:lang w:val="en-GB"/>
        </w:rPr>
        <w:t xml:space="preserve">, </w:t>
      </w:r>
      <w:proofErr w:type="spellStart"/>
      <w:r>
        <w:rPr>
          <w:rFonts w:ascii="Times New Roman" w:hAnsi="Times New Roman" w:cs="Times New Roman"/>
          <w:color w:val="FF0000"/>
          <w:sz w:val="28"/>
          <w:szCs w:val="28"/>
          <w:lang w:val="en-GB"/>
        </w:rPr>
        <w:t>Lectia</w:t>
      </w:r>
      <w:proofErr w:type="spellEnd"/>
    </w:p>
    <w:p w14:paraId="6E586541" w14:textId="77777777" w:rsidR="00D939E3" w:rsidRPr="00B61E99" w:rsidRDefault="00D939E3" w:rsidP="00D939E3">
      <w:pPr>
        <w:pStyle w:val="NoSpacing"/>
        <w:spacing w:line="276" w:lineRule="auto"/>
        <w:jc w:val="both"/>
        <w:rPr>
          <w:rFonts w:ascii="Times New Roman" w:hAnsi="Times New Roman" w:cs="Times New Roman"/>
          <w:color w:val="FF0000"/>
          <w:sz w:val="28"/>
          <w:szCs w:val="28"/>
          <w:lang w:val="en-GB"/>
        </w:rPr>
      </w:pPr>
    </w:p>
    <w:p w14:paraId="503160E1" w14:textId="77777777" w:rsidR="00D939E3" w:rsidRDefault="00D939E3" w:rsidP="00D939E3">
      <w:pPr>
        <w:pStyle w:val="Heading2"/>
        <w:rPr>
          <w:rFonts w:ascii="Segoe UI" w:hAnsi="Segoe UI" w:cs="Segoe UI"/>
          <w:shd w:val="clear" w:color="auto" w:fill="FFFFFF"/>
        </w:rPr>
      </w:pPr>
      <w:r w:rsidRPr="00B61E99">
        <w:rPr>
          <w:b/>
          <w:bCs/>
          <w:color w:val="FF0000"/>
          <w:sz w:val="28"/>
          <w:szCs w:val="28"/>
          <w:lang w:val="en-GB"/>
        </w:rPr>
        <w:t>1.Par</w:t>
      </w:r>
      <w:ins w:id="18" w:author="Allanur Yakubov" w:date="2024-05-12T23:34:00Z">
        <w:r>
          <w:rPr>
            <w:b/>
            <w:bCs/>
            <w:color w:val="FF0000"/>
            <w:sz w:val="28"/>
            <w:szCs w:val="28"/>
            <w:lang w:val="en-GB"/>
          </w:rPr>
          <w:t>i</w:t>
        </w:r>
      </w:ins>
      <w:del w:id="19" w:author="Allanur Yakubov" w:date="2024-05-12T23:34:00Z">
        <w:r w:rsidRPr="00B61E99" w:rsidDel="0078119A">
          <w:rPr>
            <w:b/>
            <w:bCs/>
            <w:color w:val="FF0000"/>
            <w:sz w:val="28"/>
            <w:szCs w:val="28"/>
            <w:lang w:val="en-GB"/>
          </w:rPr>
          <w:delText>e</w:delText>
        </w:r>
      </w:del>
      <w:r w:rsidRPr="00B61E99">
        <w:rPr>
          <w:b/>
          <w:bCs/>
          <w:color w:val="FF0000"/>
          <w:sz w:val="28"/>
          <w:szCs w:val="28"/>
          <w:lang w:val="en-GB"/>
        </w:rPr>
        <w:t>nt</w:t>
      </w:r>
      <w:ins w:id="20" w:author="Allanur Yakubov" w:date="2024-05-12T23:34:00Z">
        <w:r>
          <w:rPr>
            <w:b/>
            <w:bCs/>
            <w:color w:val="FF0000"/>
            <w:sz w:val="28"/>
            <w:szCs w:val="28"/>
            <w:lang w:val="en-GB"/>
          </w:rPr>
          <w:t>e</w:t>
        </w:r>
      </w:ins>
      <w:del w:id="21" w:author="Allanur Yakubov" w:date="2024-05-12T23:34:00Z">
        <w:r w:rsidRPr="00B61E99" w:rsidDel="0078119A">
          <w:rPr>
            <w:b/>
            <w:bCs/>
            <w:color w:val="FF0000"/>
            <w:sz w:val="28"/>
            <w:szCs w:val="28"/>
            <w:lang w:val="en-GB"/>
          </w:rPr>
          <w:delText>s</w:delText>
        </w:r>
      </w:del>
      <w:r>
        <w:rPr>
          <w:color w:val="FF0000"/>
          <w:lang w:val="en-GB"/>
        </w:rPr>
        <w:t xml:space="preserve"> </w:t>
      </w:r>
      <w:r>
        <w:rPr>
          <w:lang w:val="en-GB"/>
        </w:rPr>
        <w:t xml:space="preserve">= </w:t>
      </w:r>
      <w:r w:rsidRPr="003E5FF3">
        <w:rPr>
          <w:rFonts w:ascii="Times New Roman" w:hAnsi="Times New Roman" w:cs="Times New Roman"/>
          <w:color w:val="auto"/>
          <w:sz w:val="24"/>
          <w:szCs w:val="24"/>
          <w:shd w:val="clear" w:color="auto" w:fill="FFFFFF"/>
        </w:rPr>
        <w:t xml:space="preserve">Entitatea părinte descrie părintele, numele acestuia, adresa de e-mail, numărul de telefon. Aceștia sunt primii oameni cu care profesorii ar trebui să țină legătura în legătură cu situația copiilor. Cheia primara a acestei entități e </w:t>
      </w:r>
      <w:proofErr w:type="spellStart"/>
      <w:r w:rsidRPr="003E5FF3">
        <w:rPr>
          <w:rFonts w:ascii="Times New Roman" w:hAnsi="Times New Roman" w:cs="Times New Roman"/>
          <w:color w:val="FF0000"/>
          <w:sz w:val="24"/>
          <w:szCs w:val="24"/>
          <w:lang w:val="en-GB"/>
        </w:rPr>
        <w:t>id_p</w:t>
      </w:r>
      <w:ins w:id="22" w:author="Allanur Yakubov" w:date="2024-05-12T23:35:00Z">
        <w:r w:rsidRPr="003E5FF3">
          <w:rPr>
            <w:rFonts w:ascii="Times New Roman" w:hAnsi="Times New Roman" w:cs="Times New Roman"/>
            <w:color w:val="FF0000"/>
            <w:sz w:val="24"/>
            <w:szCs w:val="24"/>
            <w:lang w:val="en-GB"/>
          </w:rPr>
          <w:t>a</w:t>
        </w:r>
      </w:ins>
      <w:del w:id="23" w:author="Allanur Yakubov" w:date="2024-05-12T23:35:00Z">
        <w:r w:rsidRPr="003E5FF3" w:rsidDel="0078119A">
          <w:rPr>
            <w:rFonts w:ascii="Times New Roman" w:hAnsi="Times New Roman" w:cs="Times New Roman"/>
            <w:color w:val="FF0000"/>
            <w:sz w:val="24"/>
            <w:szCs w:val="24"/>
            <w:lang w:val="en-GB"/>
          </w:rPr>
          <w:delText>ă</w:delText>
        </w:r>
      </w:del>
      <w:r w:rsidRPr="003E5FF3">
        <w:rPr>
          <w:rFonts w:ascii="Times New Roman" w:hAnsi="Times New Roman" w:cs="Times New Roman"/>
          <w:color w:val="FF0000"/>
          <w:sz w:val="24"/>
          <w:szCs w:val="24"/>
          <w:lang w:val="en-GB"/>
        </w:rPr>
        <w:t>rinte</w:t>
      </w:r>
      <w:proofErr w:type="spellEnd"/>
      <w:r w:rsidRPr="003E5FF3">
        <w:rPr>
          <w:rFonts w:ascii="Times New Roman" w:hAnsi="Times New Roman" w:cs="Times New Roman"/>
          <w:color w:val="auto"/>
          <w:sz w:val="24"/>
          <w:szCs w:val="24"/>
          <w:lang w:val="en-GB"/>
        </w:rPr>
        <w:t>.</w:t>
      </w:r>
    </w:p>
    <w:p w14:paraId="115E71BB" w14:textId="77777777" w:rsidR="00D939E3" w:rsidRDefault="00D939E3" w:rsidP="00D939E3">
      <w:pPr>
        <w:pStyle w:val="NoSpacing"/>
        <w:spacing w:line="276" w:lineRule="auto"/>
        <w:jc w:val="both"/>
        <w:rPr>
          <w:rFonts w:ascii="Segoe UI" w:hAnsi="Segoe UI" w:cs="Segoe UI"/>
          <w:color w:val="0D0D0D"/>
          <w:shd w:val="clear" w:color="auto" w:fill="FFFFFF"/>
        </w:rPr>
      </w:pPr>
    </w:p>
    <w:p w14:paraId="6F3DCC2D" w14:textId="77777777" w:rsidR="00D939E3" w:rsidRPr="008C3A44" w:rsidRDefault="00D939E3" w:rsidP="00D939E3">
      <w:pPr>
        <w:pStyle w:val="NoSpacing"/>
        <w:spacing w:line="276" w:lineRule="auto"/>
        <w:jc w:val="both"/>
        <w:rPr>
          <w:rFonts w:ascii="Times New Roman" w:hAnsi="Times New Roman" w:cs="Times New Roman"/>
          <w:color w:val="0D0D0D"/>
          <w:sz w:val="24"/>
          <w:szCs w:val="24"/>
          <w:shd w:val="clear" w:color="auto" w:fill="FFFFFF"/>
        </w:rPr>
      </w:pPr>
      <w:r w:rsidRPr="00B61E99">
        <w:rPr>
          <w:rFonts w:ascii="Times New Roman" w:hAnsi="Times New Roman" w:cs="Times New Roman"/>
          <w:b/>
          <w:bCs/>
          <w:color w:val="FF0000"/>
          <w:sz w:val="28"/>
          <w:szCs w:val="28"/>
          <w:lang w:val="en-GB"/>
        </w:rPr>
        <w:lastRenderedPageBreak/>
        <w:t>2.Adres</w:t>
      </w:r>
      <w:del w:id="24" w:author="Allanur Yakubov" w:date="2024-05-12T23:58:00Z">
        <w:r w:rsidRPr="00B61E99" w:rsidDel="005F0619">
          <w:rPr>
            <w:rFonts w:ascii="Times New Roman" w:hAnsi="Times New Roman" w:cs="Times New Roman"/>
            <w:b/>
            <w:bCs/>
            <w:color w:val="FF0000"/>
            <w:sz w:val="28"/>
            <w:szCs w:val="28"/>
            <w:lang w:val="en-GB"/>
          </w:rPr>
          <w:delText>s</w:delText>
        </w:r>
      </w:del>
      <w:ins w:id="25" w:author="Allanur Yakubov" w:date="2024-05-12T23:58:00Z">
        <w:r>
          <w:rPr>
            <w:rFonts w:ascii="Times New Roman" w:hAnsi="Times New Roman" w:cs="Times New Roman"/>
            <w:b/>
            <w:bCs/>
            <w:color w:val="FF0000"/>
            <w:sz w:val="28"/>
            <w:szCs w:val="28"/>
            <w:lang w:val="en-GB"/>
          </w:rPr>
          <w:t>ă</w:t>
        </w:r>
      </w:ins>
      <w:r>
        <w:rPr>
          <w:rFonts w:ascii="Times New Roman" w:hAnsi="Times New Roman" w:cs="Times New Roman"/>
          <w:color w:val="FF0000"/>
          <w:sz w:val="24"/>
          <w:szCs w:val="24"/>
          <w:lang w:val="en-GB"/>
        </w:rPr>
        <w:t xml:space="preserve"> </w:t>
      </w:r>
      <w:r>
        <w:rPr>
          <w:rFonts w:ascii="Segoe UI" w:hAnsi="Segoe UI" w:cs="Segoe UI"/>
          <w:color w:val="0D0D0D"/>
          <w:shd w:val="clear" w:color="auto" w:fill="FFFFFF"/>
        </w:rPr>
        <w:t xml:space="preserve">= </w:t>
      </w:r>
      <w:r w:rsidRPr="008C3A44">
        <w:rPr>
          <w:rFonts w:ascii="Times New Roman" w:hAnsi="Times New Roman" w:cs="Times New Roman"/>
          <w:color w:val="0D0D0D"/>
          <w:sz w:val="24"/>
          <w:szCs w:val="24"/>
          <w:shd w:val="clear" w:color="auto" w:fill="FFFFFF"/>
        </w:rPr>
        <w:t>Această tabelă oferă mai multe informații despre locația părintelui, respectiv orașul în care locuiește, strada, codul poștal și apartamentul. Cheia</w:t>
      </w:r>
      <w:r w:rsidRPr="008C3A44">
        <w:rPr>
          <w:rFonts w:ascii="Times New Roman" w:hAnsi="Times New Roman" w:cs="Times New Roman"/>
          <w:color w:val="0D0D0D"/>
          <w:sz w:val="24"/>
          <w:szCs w:val="24"/>
          <w:shd w:val="clear" w:color="auto" w:fill="FFFFFF"/>
          <w:lang w:val="en-GB"/>
        </w:rPr>
        <w:t xml:space="preserve"> </w:t>
      </w:r>
      <w:r w:rsidRPr="008C3A44">
        <w:rPr>
          <w:rFonts w:ascii="Times New Roman" w:hAnsi="Times New Roman" w:cs="Times New Roman"/>
          <w:color w:val="0D0D0D"/>
          <w:sz w:val="24"/>
          <w:szCs w:val="24"/>
          <w:shd w:val="clear" w:color="auto" w:fill="FFFFFF"/>
        </w:rPr>
        <w:t>primara a acestei entități e</w:t>
      </w:r>
      <w:r w:rsidRPr="008C3A44">
        <w:rPr>
          <w:rFonts w:ascii="Times New Roman" w:hAnsi="Times New Roman" w:cs="Times New Roman"/>
          <w:color w:val="FF0000"/>
          <w:sz w:val="24"/>
          <w:szCs w:val="24"/>
          <w:lang w:val="en-GB"/>
        </w:rPr>
        <w:t xml:space="preserve"> </w:t>
      </w:r>
      <w:proofErr w:type="spellStart"/>
      <w:r w:rsidRPr="008C3A44">
        <w:rPr>
          <w:rFonts w:ascii="Times New Roman" w:hAnsi="Times New Roman" w:cs="Times New Roman"/>
          <w:color w:val="FF0000"/>
          <w:sz w:val="24"/>
          <w:szCs w:val="24"/>
          <w:lang w:val="en-GB"/>
        </w:rPr>
        <w:t>id_adress</w:t>
      </w:r>
      <w:proofErr w:type="spellEnd"/>
      <w:r w:rsidRPr="008C3A44">
        <w:rPr>
          <w:rFonts w:ascii="Times New Roman" w:hAnsi="Times New Roman" w:cs="Times New Roman"/>
          <w:color w:val="FF0000"/>
          <w:sz w:val="24"/>
          <w:szCs w:val="24"/>
          <w:lang w:val="en-GB"/>
        </w:rPr>
        <w:t>.</w:t>
      </w:r>
    </w:p>
    <w:p w14:paraId="30CED1DC" w14:textId="77777777" w:rsidR="00D939E3" w:rsidRPr="008C3A44" w:rsidRDefault="00D939E3" w:rsidP="00D939E3">
      <w:pPr>
        <w:pStyle w:val="NoSpacing"/>
        <w:spacing w:line="276" w:lineRule="auto"/>
        <w:jc w:val="both"/>
        <w:rPr>
          <w:rFonts w:ascii="Times New Roman" w:hAnsi="Times New Roman" w:cs="Times New Roman"/>
          <w:color w:val="FF0000"/>
          <w:sz w:val="24"/>
          <w:szCs w:val="24"/>
          <w:lang w:val="en-GB"/>
        </w:rPr>
      </w:pPr>
    </w:p>
    <w:p w14:paraId="0955B3FA" w14:textId="77777777" w:rsidR="00D939E3" w:rsidRPr="008C3A44" w:rsidRDefault="00D939E3" w:rsidP="00D939E3">
      <w:pPr>
        <w:pStyle w:val="NoSpacing"/>
        <w:spacing w:line="276" w:lineRule="auto"/>
        <w:jc w:val="both"/>
        <w:rPr>
          <w:rFonts w:ascii="Times New Roman" w:hAnsi="Times New Roman" w:cs="Times New Roman"/>
          <w:color w:val="FF0000"/>
          <w:sz w:val="24"/>
          <w:szCs w:val="24"/>
          <w:lang w:val="en-GB"/>
        </w:rPr>
      </w:pPr>
      <w:r w:rsidRPr="00B61E99">
        <w:rPr>
          <w:rFonts w:ascii="Times New Roman" w:hAnsi="Times New Roman" w:cs="Times New Roman"/>
          <w:b/>
          <w:bCs/>
          <w:color w:val="FF0000"/>
          <w:sz w:val="28"/>
          <w:szCs w:val="28"/>
          <w:lang w:val="en-GB"/>
        </w:rPr>
        <w:t>3.Copi</w:t>
      </w:r>
      <w:r>
        <w:rPr>
          <w:rFonts w:ascii="Times New Roman" w:hAnsi="Times New Roman" w:cs="Times New Roman"/>
          <w:color w:val="FF0000"/>
          <w:sz w:val="24"/>
          <w:szCs w:val="24"/>
          <w:lang w:val="en-GB"/>
        </w:rPr>
        <w:t xml:space="preserve"> </w:t>
      </w:r>
      <w:r>
        <w:rPr>
          <w:rFonts w:ascii="Segoe UI" w:hAnsi="Segoe UI" w:cs="Segoe UI"/>
          <w:color w:val="0D0D0D"/>
          <w:shd w:val="clear" w:color="auto" w:fill="FFFFFF"/>
        </w:rPr>
        <w:t xml:space="preserve">= </w:t>
      </w:r>
      <w:r w:rsidRPr="008C3A44">
        <w:rPr>
          <w:rFonts w:ascii="Times New Roman" w:hAnsi="Times New Roman" w:cs="Times New Roman"/>
          <w:color w:val="0D0D0D"/>
          <w:sz w:val="24"/>
          <w:szCs w:val="24"/>
          <w:shd w:val="clear" w:color="auto" w:fill="FFFFFF"/>
        </w:rPr>
        <w:t>Aceasta este entitatea principală din modelul nostru. Această entitate oferă informații despre copii, cum ar fi numele, prenumele și data nașterii.</w:t>
      </w:r>
      <w:r w:rsidRPr="008C3A44">
        <w:rPr>
          <w:rFonts w:ascii="Times New Roman" w:hAnsi="Times New Roman" w:cs="Times New Roman"/>
          <w:color w:val="FF0000"/>
          <w:sz w:val="24"/>
          <w:szCs w:val="24"/>
          <w:lang w:val="en-GB"/>
        </w:rPr>
        <w:t xml:space="preserve"> </w:t>
      </w:r>
      <w:r w:rsidRPr="008C3A44">
        <w:rPr>
          <w:rFonts w:ascii="Times New Roman" w:hAnsi="Times New Roman" w:cs="Times New Roman"/>
          <w:color w:val="0D0D0D"/>
          <w:sz w:val="24"/>
          <w:szCs w:val="24"/>
          <w:shd w:val="clear" w:color="auto" w:fill="FFFFFF"/>
        </w:rPr>
        <w:t>Cheia</w:t>
      </w:r>
      <w:r w:rsidRPr="008C3A44">
        <w:rPr>
          <w:rFonts w:ascii="Times New Roman" w:hAnsi="Times New Roman" w:cs="Times New Roman"/>
          <w:color w:val="0D0D0D"/>
          <w:sz w:val="24"/>
          <w:szCs w:val="24"/>
          <w:shd w:val="clear" w:color="auto" w:fill="FFFFFF"/>
          <w:lang w:val="en-GB"/>
        </w:rPr>
        <w:t xml:space="preserve"> </w:t>
      </w:r>
      <w:r w:rsidRPr="008C3A44">
        <w:rPr>
          <w:rFonts w:ascii="Times New Roman" w:hAnsi="Times New Roman" w:cs="Times New Roman"/>
          <w:color w:val="0D0D0D"/>
          <w:sz w:val="24"/>
          <w:szCs w:val="24"/>
          <w:shd w:val="clear" w:color="auto" w:fill="FFFFFF"/>
        </w:rPr>
        <w:t>primara a acestei entități e</w:t>
      </w:r>
      <w:r w:rsidRPr="008C3A44">
        <w:rPr>
          <w:rFonts w:ascii="Times New Roman" w:hAnsi="Times New Roman" w:cs="Times New Roman"/>
          <w:color w:val="FF0000"/>
          <w:sz w:val="24"/>
          <w:szCs w:val="24"/>
          <w:lang w:val="en-GB"/>
        </w:rPr>
        <w:t xml:space="preserve">  </w:t>
      </w:r>
      <w:proofErr w:type="spellStart"/>
      <w:r w:rsidRPr="008C3A44">
        <w:rPr>
          <w:rFonts w:ascii="Times New Roman" w:hAnsi="Times New Roman" w:cs="Times New Roman"/>
          <w:color w:val="FF0000"/>
          <w:sz w:val="24"/>
          <w:szCs w:val="24"/>
          <w:lang w:val="en-GB"/>
        </w:rPr>
        <w:t>id_copi</w:t>
      </w:r>
      <w:proofErr w:type="spellEnd"/>
      <w:r w:rsidRPr="008C3A44">
        <w:rPr>
          <w:rFonts w:ascii="Times New Roman" w:hAnsi="Times New Roman" w:cs="Times New Roman"/>
          <w:color w:val="FF0000"/>
          <w:sz w:val="24"/>
          <w:szCs w:val="24"/>
          <w:lang w:val="en-GB"/>
        </w:rPr>
        <w:t>.</w:t>
      </w:r>
    </w:p>
    <w:p w14:paraId="37E62323" w14:textId="77777777" w:rsidR="00D939E3" w:rsidRDefault="00D939E3" w:rsidP="00D939E3">
      <w:pPr>
        <w:pStyle w:val="NoSpacing"/>
        <w:spacing w:line="276" w:lineRule="auto"/>
        <w:jc w:val="both"/>
        <w:rPr>
          <w:rFonts w:ascii="Times New Roman" w:hAnsi="Times New Roman" w:cs="Times New Roman"/>
          <w:color w:val="FF0000"/>
          <w:sz w:val="24"/>
          <w:szCs w:val="24"/>
          <w:lang w:val="en-GB"/>
        </w:rPr>
      </w:pPr>
    </w:p>
    <w:p w14:paraId="12DEBABA" w14:textId="77777777" w:rsidR="00D939E3" w:rsidRPr="008C3A44" w:rsidRDefault="00D939E3" w:rsidP="00D939E3">
      <w:pPr>
        <w:pStyle w:val="NoSpacing"/>
        <w:spacing w:line="276" w:lineRule="auto"/>
        <w:jc w:val="both"/>
        <w:rPr>
          <w:rFonts w:ascii="Times New Roman" w:hAnsi="Times New Roman" w:cs="Times New Roman"/>
          <w:color w:val="FF0000"/>
          <w:sz w:val="24"/>
          <w:szCs w:val="24"/>
          <w:lang w:val="en-GB"/>
        </w:rPr>
      </w:pPr>
      <w:r w:rsidRPr="00B61E99">
        <w:rPr>
          <w:rFonts w:ascii="Times New Roman" w:hAnsi="Times New Roman" w:cs="Times New Roman"/>
          <w:b/>
          <w:bCs/>
          <w:color w:val="FF0000"/>
          <w:sz w:val="28"/>
          <w:szCs w:val="28"/>
          <w:lang w:val="en-GB"/>
        </w:rPr>
        <w:t>4.Grupa</w:t>
      </w:r>
      <w:r>
        <w:rPr>
          <w:rFonts w:ascii="Times New Roman" w:hAnsi="Times New Roman" w:cs="Times New Roman"/>
          <w:color w:val="FF0000"/>
          <w:sz w:val="24"/>
          <w:szCs w:val="24"/>
          <w:lang w:val="en-GB"/>
        </w:rPr>
        <w:t xml:space="preserve"> </w:t>
      </w:r>
      <w:r>
        <w:rPr>
          <w:rFonts w:ascii="Segoe UI" w:hAnsi="Segoe UI" w:cs="Segoe UI"/>
          <w:color w:val="0D0D0D"/>
          <w:shd w:val="clear" w:color="auto" w:fill="FFFFFF"/>
        </w:rPr>
        <w:t>=</w:t>
      </w:r>
      <w:r w:rsidRPr="00FA4D47">
        <w:rPr>
          <w:rFonts w:ascii="Segoe UI" w:hAnsi="Segoe UI" w:cs="Segoe UI"/>
          <w:color w:val="0D0D0D"/>
          <w:shd w:val="clear" w:color="auto" w:fill="FFFFFF"/>
        </w:rPr>
        <w:t xml:space="preserve"> </w:t>
      </w:r>
      <w:r w:rsidRPr="008C3A44">
        <w:rPr>
          <w:rFonts w:ascii="Times New Roman" w:hAnsi="Times New Roman" w:cs="Times New Roman"/>
          <w:color w:val="0D0D0D"/>
          <w:sz w:val="24"/>
          <w:szCs w:val="24"/>
          <w:shd w:val="clear" w:color="auto" w:fill="FFFFFF"/>
        </w:rPr>
        <w:t>Această entitate e esentială in modelul nostru de date gradiniță. Reprezintă numele grupului de copii, oferind o denumire distinctivă pentru fiecare grupă din grădiniță si vârstă al copiilor din grupă, reprezintă capacitatea maximă a grupului, adică numărul maxim de copii pe care grupa îi poate primi.Cheia</w:t>
      </w:r>
      <w:r w:rsidRPr="008C3A44">
        <w:rPr>
          <w:rFonts w:ascii="Times New Roman" w:hAnsi="Times New Roman" w:cs="Times New Roman"/>
          <w:color w:val="0D0D0D"/>
          <w:sz w:val="24"/>
          <w:szCs w:val="24"/>
          <w:shd w:val="clear" w:color="auto" w:fill="FFFFFF"/>
          <w:lang w:val="en-GB"/>
        </w:rPr>
        <w:t xml:space="preserve"> </w:t>
      </w:r>
      <w:r w:rsidRPr="008C3A44">
        <w:rPr>
          <w:rFonts w:ascii="Times New Roman" w:hAnsi="Times New Roman" w:cs="Times New Roman"/>
          <w:color w:val="0D0D0D"/>
          <w:sz w:val="24"/>
          <w:szCs w:val="24"/>
          <w:shd w:val="clear" w:color="auto" w:fill="FFFFFF"/>
        </w:rPr>
        <w:t>primara a acestei entități e</w:t>
      </w:r>
      <w:r w:rsidRPr="008C3A44">
        <w:rPr>
          <w:rFonts w:ascii="Times New Roman" w:hAnsi="Times New Roman" w:cs="Times New Roman"/>
          <w:color w:val="FF0000"/>
          <w:sz w:val="24"/>
          <w:szCs w:val="24"/>
          <w:lang w:val="en-GB"/>
        </w:rPr>
        <w:t xml:space="preserve">  </w:t>
      </w:r>
      <w:proofErr w:type="spellStart"/>
      <w:r w:rsidRPr="008C3A44">
        <w:rPr>
          <w:rFonts w:ascii="Times New Roman" w:hAnsi="Times New Roman" w:cs="Times New Roman"/>
          <w:color w:val="FF0000"/>
          <w:sz w:val="24"/>
          <w:szCs w:val="24"/>
          <w:lang w:val="en-GB"/>
        </w:rPr>
        <w:t>id_grupa</w:t>
      </w:r>
      <w:proofErr w:type="spellEnd"/>
      <w:r w:rsidRPr="008C3A44">
        <w:rPr>
          <w:rFonts w:ascii="Times New Roman" w:hAnsi="Times New Roman" w:cs="Times New Roman"/>
          <w:color w:val="FF0000"/>
          <w:sz w:val="24"/>
          <w:szCs w:val="24"/>
          <w:lang w:val="en-GB"/>
        </w:rPr>
        <w:t>.</w:t>
      </w:r>
    </w:p>
    <w:p w14:paraId="05AE3037" w14:textId="77777777" w:rsidR="00D939E3" w:rsidRDefault="00D939E3" w:rsidP="00D939E3">
      <w:pPr>
        <w:pStyle w:val="NoSpacing"/>
        <w:spacing w:line="276" w:lineRule="auto"/>
        <w:jc w:val="both"/>
        <w:rPr>
          <w:rFonts w:ascii="Times New Roman" w:hAnsi="Times New Roman" w:cs="Times New Roman"/>
          <w:color w:val="FF0000"/>
          <w:sz w:val="24"/>
          <w:szCs w:val="24"/>
          <w:lang w:val="en-GB"/>
        </w:rPr>
      </w:pPr>
    </w:p>
    <w:p w14:paraId="6BD92101" w14:textId="77777777" w:rsidR="00D939E3" w:rsidRPr="008C3A44" w:rsidRDefault="00D939E3" w:rsidP="00D939E3">
      <w:pPr>
        <w:pStyle w:val="NoSpacing"/>
        <w:spacing w:line="276" w:lineRule="auto"/>
        <w:jc w:val="both"/>
        <w:rPr>
          <w:rFonts w:ascii="Times New Roman" w:hAnsi="Times New Roman" w:cs="Times New Roman"/>
          <w:color w:val="FF0000"/>
          <w:sz w:val="24"/>
          <w:szCs w:val="24"/>
          <w:lang w:val="en-GB"/>
        </w:rPr>
      </w:pPr>
    </w:p>
    <w:p w14:paraId="03D4030D" w14:textId="0F5D2F46" w:rsidR="00D939E3" w:rsidRDefault="00D939E3" w:rsidP="00D939E3">
      <w:pPr>
        <w:pStyle w:val="NoSpacing"/>
        <w:spacing w:line="276" w:lineRule="auto"/>
        <w:jc w:val="both"/>
        <w:rPr>
          <w:rFonts w:ascii="Times New Roman" w:hAnsi="Times New Roman" w:cs="Times New Roman"/>
          <w:color w:val="FF0000"/>
          <w:sz w:val="24"/>
          <w:szCs w:val="24"/>
          <w:lang w:val="en-GB"/>
        </w:rPr>
      </w:pPr>
      <w:r>
        <w:rPr>
          <w:rFonts w:ascii="Times New Roman" w:hAnsi="Times New Roman" w:cs="Times New Roman"/>
          <w:b/>
          <w:bCs/>
          <w:color w:val="FF0000"/>
          <w:sz w:val="28"/>
          <w:szCs w:val="28"/>
          <w:lang w:val="en-GB"/>
        </w:rPr>
        <w:t>5</w:t>
      </w:r>
      <w:r w:rsidRPr="00B61E99">
        <w:rPr>
          <w:rFonts w:ascii="Times New Roman" w:hAnsi="Times New Roman" w:cs="Times New Roman"/>
          <w:b/>
          <w:bCs/>
          <w:color w:val="FF0000"/>
          <w:sz w:val="28"/>
          <w:szCs w:val="28"/>
          <w:lang w:val="en-GB"/>
        </w:rPr>
        <w:t xml:space="preserve">. </w:t>
      </w:r>
      <w:proofErr w:type="spellStart"/>
      <w:r w:rsidRPr="00B61E99">
        <w:rPr>
          <w:rFonts w:ascii="Times New Roman" w:hAnsi="Times New Roman" w:cs="Times New Roman"/>
          <w:b/>
          <w:bCs/>
          <w:color w:val="FF0000"/>
          <w:sz w:val="28"/>
          <w:szCs w:val="28"/>
          <w:lang w:val="en-GB"/>
        </w:rPr>
        <w:t>Angajat</w:t>
      </w:r>
      <w:proofErr w:type="spellEnd"/>
      <w:r>
        <w:rPr>
          <w:rFonts w:ascii="Times New Roman" w:hAnsi="Times New Roman" w:cs="Times New Roman"/>
          <w:color w:val="FF0000"/>
          <w:sz w:val="24"/>
          <w:szCs w:val="24"/>
          <w:lang w:val="en-GB"/>
        </w:rPr>
        <w:t xml:space="preserve"> </w:t>
      </w:r>
      <w:r>
        <w:rPr>
          <w:rFonts w:ascii="Segoe UI" w:hAnsi="Segoe UI" w:cs="Segoe UI"/>
          <w:color w:val="0D0D0D"/>
          <w:shd w:val="clear" w:color="auto" w:fill="FFFFFF"/>
        </w:rPr>
        <w:t>=</w:t>
      </w:r>
      <w:r>
        <w:rPr>
          <w:rFonts w:ascii="Segoe UI" w:hAnsi="Segoe UI" w:cs="Segoe UI"/>
          <w:color w:val="0D0D0D"/>
          <w:shd w:val="clear" w:color="auto" w:fill="FFFFFF"/>
          <w:lang w:val="tk-TM"/>
        </w:rPr>
        <w:t xml:space="preserve"> </w:t>
      </w:r>
      <w:r w:rsidRPr="008C3A44">
        <w:rPr>
          <w:rFonts w:ascii="Times New Roman" w:hAnsi="Times New Roman" w:cs="Times New Roman"/>
          <w:color w:val="0D0D0D"/>
          <w:sz w:val="24"/>
          <w:szCs w:val="24"/>
          <w:shd w:val="clear" w:color="auto" w:fill="FFFFFF"/>
        </w:rPr>
        <w:t>Această structură simplă a tabelului "angajati" permite înregistrarea eficientă a datelor despre personalul grădiniței, facilitând managementul resurselor umane și comunicarea internă.</w:t>
      </w:r>
      <w:r w:rsidRPr="008C3A44">
        <w:rPr>
          <w:rFonts w:ascii="Times New Roman" w:hAnsi="Times New Roman" w:cs="Times New Roman"/>
          <w:color w:val="0D0D0D"/>
          <w:sz w:val="24"/>
          <w:szCs w:val="24"/>
          <w:shd w:val="clear" w:color="auto" w:fill="FFFFFF"/>
          <w:lang w:val="tk-TM"/>
        </w:rPr>
        <w:t xml:space="preserve"> </w:t>
      </w:r>
      <w:r w:rsidRPr="008C3A44">
        <w:rPr>
          <w:rFonts w:ascii="Times New Roman" w:hAnsi="Times New Roman" w:cs="Times New Roman"/>
          <w:color w:val="0D0D0D"/>
          <w:sz w:val="24"/>
          <w:szCs w:val="24"/>
          <w:shd w:val="clear" w:color="auto" w:fill="FFFFFF"/>
        </w:rPr>
        <w:t>Cheia</w:t>
      </w:r>
      <w:r w:rsidRPr="008C3A44">
        <w:rPr>
          <w:rFonts w:ascii="Times New Roman" w:hAnsi="Times New Roman" w:cs="Times New Roman"/>
          <w:color w:val="0D0D0D"/>
          <w:sz w:val="24"/>
          <w:szCs w:val="24"/>
          <w:shd w:val="clear" w:color="auto" w:fill="FFFFFF"/>
          <w:lang w:val="en-GB"/>
        </w:rPr>
        <w:t xml:space="preserve"> </w:t>
      </w:r>
      <w:r w:rsidRPr="008C3A44">
        <w:rPr>
          <w:rFonts w:ascii="Times New Roman" w:hAnsi="Times New Roman" w:cs="Times New Roman"/>
          <w:color w:val="0D0D0D"/>
          <w:sz w:val="24"/>
          <w:szCs w:val="24"/>
          <w:shd w:val="clear" w:color="auto" w:fill="FFFFFF"/>
        </w:rPr>
        <w:t>primara a acestei entități e</w:t>
      </w:r>
      <w:r w:rsidRPr="008C3A44">
        <w:rPr>
          <w:rFonts w:ascii="Times New Roman" w:hAnsi="Times New Roman" w:cs="Times New Roman"/>
          <w:color w:val="FF0000"/>
          <w:sz w:val="24"/>
          <w:szCs w:val="24"/>
          <w:lang w:val="en-GB"/>
        </w:rPr>
        <w:t xml:space="preserve">  </w:t>
      </w:r>
      <w:proofErr w:type="spellStart"/>
      <w:r w:rsidRPr="008C3A44">
        <w:rPr>
          <w:rFonts w:ascii="Times New Roman" w:hAnsi="Times New Roman" w:cs="Times New Roman"/>
          <w:color w:val="FF0000"/>
          <w:sz w:val="24"/>
          <w:szCs w:val="24"/>
          <w:lang w:val="en-GB"/>
        </w:rPr>
        <w:t>id_angajat</w:t>
      </w:r>
      <w:proofErr w:type="spellEnd"/>
      <w:r>
        <w:rPr>
          <w:rFonts w:ascii="Times New Roman" w:hAnsi="Times New Roman" w:cs="Times New Roman"/>
          <w:color w:val="FF0000"/>
          <w:sz w:val="24"/>
          <w:szCs w:val="24"/>
          <w:lang w:val="en-GB"/>
        </w:rPr>
        <w:t>.</w:t>
      </w:r>
    </w:p>
    <w:p w14:paraId="1884A753" w14:textId="77777777" w:rsidR="00D939E3" w:rsidRPr="008C3A44" w:rsidRDefault="00D939E3" w:rsidP="00D939E3">
      <w:pPr>
        <w:pStyle w:val="NoSpacing"/>
        <w:spacing w:line="276" w:lineRule="auto"/>
        <w:jc w:val="both"/>
        <w:rPr>
          <w:rFonts w:ascii="Times New Roman" w:hAnsi="Times New Roman" w:cs="Times New Roman"/>
          <w:color w:val="FF0000"/>
          <w:sz w:val="24"/>
          <w:szCs w:val="24"/>
          <w:lang w:val="en-GB"/>
        </w:rPr>
      </w:pPr>
    </w:p>
    <w:p w14:paraId="3413E123" w14:textId="30132D06" w:rsidR="00D939E3" w:rsidRPr="008C3A44" w:rsidRDefault="00D939E3" w:rsidP="00D939E3">
      <w:pPr>
        <w:pStyle w:val="NoSpacing"/>
        <w:spacing w:line="276"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FF0000"/>
          <w:sz w:val="28"/>
          <w:szCs w:val="28"/>
          <w:lang w:val="en-GB"/>
        </w:rPr>
        <w:t>6</w:t>
      </w:r>
      <w:r w:rsidRPr="00B61E99">
        <w:rPr>
          <w:rFonts w:ascii="Times New Roman" w:hAnsi="Times New Roman" w:cs="Times New Roman"/>
          <w:b/>
          <w:bCs/>
          <w:color w:val="FF0000"/>
          <w:sz w:val="28"/>
          <w:szCs w:val="28"/>
          <w:lang w:val="en-GB"/>
        </w:rPr>
        <w:t xml:space="preserve">. </w:t>
      </w:r>
      <w:proofErr w:type="spellStart"/>
      <w:r w:rsidRPr="00B61E99">
        <w:rPr>
          <w:rFonts w:ascii="Times New Roman" w:hAnsi="Times New Roman" w:cs="Times New Roman"/>
          <w:b/>
          <w:bCs/>
          <w:color w:val="FF0000"/>
          <w:sz w:val="28"/>
          <w:szCs w:val="28"/>
          <w:lang w:val="en-GB"/>
        </w:rPr>
        <w:t>Subiect</w:t>
      </w:r>
      <w:proofErr w:type="spellEnd"/>
      <w:r w:rsidR="00014628">
        <w:rPr>
          <w:rFonts w:ascii="Times New Roman" w:hAnsi="Times New Roman" w:cs="Times New Roman"/>
          <w:b/>
          <w:bCs/>
          <w:color w:val="FF0000"/>
          <w:sz w:val="28"/>
          <w:szCs w:val="28"/>
          <w:lang w:val="en-GB"/>
        </w:rPr>
        <w:t xml:space="preserve"> </w:t>
      </w:r>
      <w:r>
        <w:rPr>
          <w:rFonts w:ascii="Segoe UI" w:hAnsi="Segoe UI" w:cs="Segoe UI"/>
          <w:color w:val="0D0D0D"/>
          <w:shd w:val="clear" w:color="auto" w:fill="FFFFFF"/>
        </w:rPr>
        <w:t>=</w:t>
      </w:r>
      <w:r w:rsidR="00014628">
        <w:rPr>
          <w:rFonts w:ascii="Segoe UI" w:hAnsi="Segoe UI" w:cs="Segoe UI"/>
          <w:color w:val="0D0D0D"/>
          <w:shd w:val="clear" w:color="auto" w:fill="FFFFFF"/>
        </w:rPr>
        <w:t xml:space="preserve"> </w:t>
      </w:r>
      <w:r w:rsidRPr="005646E5">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 </w:t>
      </w:r>
      <w:r w:rsidRPr="008C3A44">
        <w:rPr>
          <w:rFonts w:ascii="Times New Roman" w:hAnsi="Times New Roman" w:cs="Times New Roman"/>
          <w:color w:val="0D0D0D"/>
          <w:sz w:val="24"/>
          <w:szCs w:val="24"/>
          <w:shd w:val="clear" w:color="auto" w:fill="FFFFFF"/>
        </w:rPr>
        <w:t>Această tabelă, numită "subiect" (subject), servește ca un depozit pentru diferitele materii predate în cadrul curriculumului grădiniței. Fiecare materie este identificată în mod unic printr-un ID de materie și este însoțită de numele său. Cheia</w:t>
      </w:r>
      <w:r w:rsidRPr="008C3A44">
        <w:rPr>
          <w:rFonts w:ascii="Times New Roman" w:hAnsi="Times New Roman" w:cs="Times New Roman"/>
          <w:color w:val="0D0D0D"/>
          <w:sz w:val="24"/>
          <w:szCs w:val="24"/>
          <w:shd w:val="clear" w:color="auto" w:fill="FFFFFF"/>
          <w:lang w:val="en-GB"/>
        </w:rPr>
        <w:t xml:space="preserve"> </w:t>
      </w:r>
      <w:r w:rsidRPr="008C3A44">
        <w:rPr>
          <w:rFonts w:ascii="Times New Roman" w:hAnsi="Times New Roman" w:cs="Times New Roman"/>
          <w:color w:val="0D0D0D"/>
          <w:sz w:val="24"/>
          <w:szCs w:val="24"/>
          <w:shd w:val="clear" w:color="auto" w:fill="FFFFFF"/>
        </w:rPr>
        <w:t>primara a acestei entități e</w:t>
      </w:r>
      <w:r w:rsidRPr="008C3A44">
        <w:rPr>
          <w:rFonts w:ascii="Times New Roman" w:hAnsi="Times New Roman" w:cs="Times New Roman"/>
          <w:color w:val="FF0000"/>
          <w:sz w:val="24"/>
          <w:szCs w:val="24"/>
          <w:lang w:val="en-GB"/>
        </w:rPr>
        <w:t xml:space="preserve">  </w:t>
      </w:r>
      <w:proofErr w:type="spellStart"/>
      <w:r w:rsidRPr="008C3A44">
        <w:rPr>
          <w:rFonts w:ascii="Times New Roman" w:hAnsi="Times New Roman" w:cs="Times New Roman"/>
          <w:color w:val="FF0000"/>
          <w:sz w:val="24"/>
          <w:szCs w:val="24"/>
          <w:lang w:val="en-GB"/>
        </w:rPr>
        <w:t>id_subiect</w:t>
      </w:r>
      <w:proofErr w:type="spellEnd"/>
      <w:r w:rsidRPr="008C3A44">
        <w:rPr>
          <w:rFonts w:ascii="Times New Roman" w:hAnsi="Times New Roman" w:cs="Times New Roman"/>
          <w:color w:val="FF0000"/>
          <w:sz w:val="24"/>
          <w:szCs w:val="24"/>
          <w:lang w:val="en-GB"/>
        </w:rPr>
        <w:t>.</w:t>
      </w:r>
    </w:p>
    <w:p w14:paraId="404F6C1F" w14:textId="77777777" w:rsidR="00D939E3" w:rsidRDefault="00D939E3" w:rsidP="00D939E3">
      <w:pPr>
        <w:pStyle w:val="NoSpacing"/>
        <w:spacing w:line="276" w:lineRule="auto"/>
        <w:jc w:val="both"/>
        <w:rPr>
          <w:rFonts w:ascii="Times New Roman" w:hAnsi="Times New Roman" w:cs="Times New Roman"/>
          <w:color w:val="FF0000"/>
          <w:sz w:val="24"/>
          <w:szCs w:val="24"/>
          <w:lang w:val="en-GB"/>
        </w:rPr>
      </w:pPr>
    </w:p>
    <w:p w14:paraId="41F3A79F" w14:textId="24FC4095" w:rsidR="00D939E3" w:rsidRPr="008C3A44" w:rsidRDefault="00D939E3" w:rsidP="00D939E3">
      <w:pPr>
        <w:spacing w:before="240"/>
        <w:jc w:val="both"/>
        <w:rPr>
          <w:rFonts w:ascii="Times New Roman" w:hAnsi="Times New Roman" w:cs="Times New Roman"/>
          <w:sz w:val="24"/>
          <w:szCs w:val="24"/>
        </w:rPr>
      </w:pPr>
      <w:r>
        <w:rPr>
          <w:rFonts w:ascii="Times New Roman" w:hAnsi="Times New Roman" w:cs="Times New Roman"/>
          <w:b/>
          <w:bCs/>
          <w:color w:val="FF0000"/>
          <w:sz w:val="28"/>
          <w:szCs w:val="28"/>
          <w:lang w:val="en-GB"/>
        </w:rPr>
        <w:t>7</w:t>
      </w:r>
      <w:r w:rsidRPr="00B61E99">
        <w:rPr>
          <w:rFonts w:ascii="Times New Roman" w:hAnsi="Times New Roman" w:cs="Times New Roman"/>
          <w:b/>
          <w:bCs/>
          <w:color w:val="FF0000"/>
          <w:sz w:val="28"/>
          <w:szCs w:val="28"/>
          <w:lang w:val="en-GB"/>
        </w:rPr>
        <w:t>.</w:t>
      </w:r>
      <w:r>
        <w:rPr>
          <w:rFonts w:ascii="Times New Roman" w:hAnsi="Times New Roman" w:cs="Times New Roman"/>
          <w:b/>
          <w:bCs/>
          <w:color w:val="FF0000"/>
          <w:sz w:val="28"/>
          <w:szCs w:val="28"/>
          <w:lang w:val="en-GB"/>
        </w:rPr>
        <w:t xml:space="preserve">Lectia </w:t>
      </w:r>
      <w:r w:rsidRPr="008C3A44">
        <w:rPr>
          <w:rFonts w:ascii="Times New Roman" w:hAnsi="Times New Roman" w:cs="Times New Roman"/>
          <w:color w:val="0D0D0D"/>
          <w:sz w:val="24"/>
          <w:szCs w:val="24"/>
          <w:shd w:val="clear" w:color="auto" w:fill="FFFFFF"/>
        </w:rPr>
        <w:t xml:space="preserve">= Această structură de tabel este </w:t>
      </w:r>
      <w:r w:rsidR="006E7751">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 xml:space="preserve"> associative si e</w:t>
      </w:r>
      <w:r w:rsidRPr="008C3A44">
        <w:rPr>
          <w:rFonts w:ascii="Times New Roman" w:hAnsi="Times New Roman" w:cs="Times New Roman"/>
          <w:color w:val="0D0D0D"/>
          <w:sz w:val="24"/>
          <w:szCs w:val="24"/>
          <w:shd w:val="clear" w:color="auto" w:fill="FFFFFF"/>
        </w:rPr>
        <w:t xml:space="preserve"> folosită pentru a gestiona informațiile despre lecții în cadrul grădiniței. Fiecare lecție este identificată printr-un ID unic și este asociată cu o anumită grupă, subiect, angajat responsabil în care are loc. Acest tabel ajută la organizarea și urmărirea activităților de predare și învățare din cadrul grădiniței.</w:t>
      </w:r>
      <w:r w:rsidRPr="008C3A44">
        <w:rPr>
          <w:rFonts w:ascii="Times New Roman" w:hAnsi="Times New Roman" w:cs="Times New Roman"/>
          <w:sz w:val="24"/>
          <w:szCs w:val="24"/>
        </w:rPr>
        <w:t xml:space="preserve"> Cheia primară compusă este formată din </w:t>
      </w:r>
      <w:del w:id="26" w:author="Allanur Yakubov" w:date="2024-05-13T02:21:00Z">
        <w:r w:rsidRPr="008C3A44" w:rsidDel="0017002A">
          <w:rPr>
            <w:rFonts w:ascii="Times New Roman" w:hAnsi="Times New Roman" w:cs="Times New Roman"/>
            <w:color w:val="FF0000"/>
            <w:sz w:val="24"/>
            <w:szCs w:val="24"/>
          </w:rPr>
          <w:delText xml:space="preserve">id_grupa, </w:delText>
        </w:r>
      </w:del>
      <w:r w:rsidRPr="008C3A44">
        <w:rPr>
          <w:rFonts w:ascii="Times New Roman" w:hAnsi="Times New Roman" w:cs="Times New Roman"/>
          <w:color w:val="FF0000"/>
          <w:sz w:val="24"/>
          <w:szCs w:val="24"/>
        </w:rPr>
        <w:t>id</w:t>
      </w:r>
      <w:r w:rsidR="007B0755">
        <w:rPr>
          <w:rFonts w:ascii="Times New Roman" w:hAnsi="Times New Roman" w:cs="Times New Roman"/>
          <w:color w:val="FF0000"/>
          <w:sz w:val="24"/>
          <w:szCs w:val="24"/>
        </w:rPr>
        <w:t>_lectia,id</w:t>
      </w:r>
      <w:r w:rsidRPr="008C3A44">
        <w:rPr>
          <w:rFonts w:ascii="Times New Roman" w:hAnsi="Times New Roman" w:cs="Times New Roman"/>
          <w:color w:val="FF0000"/>
          <w:sz w:val="24"/>
          <w:szCs w:val="24"/>
        </w:rPr>
        <w:t>_profesor,</w:t>
      </w:r>
      <w:ins w:id="27" w:author="Allanur Yakubov" w:date="2024-05-13T02:21:00Z">
        <w:r w:rsidRPr="0017002A">
          <w:rPr>
            <w:rFonts w:ascii="Times New Roman" w:hAnsi="Times New Roman" w:cs="Times New Roman"/>
            <w:color w:val="FF0000"/>
            <w:sz w:val="24"/>
            <w:szCs w:val="24"/>
          </w:rPr>
          <w:t xml:space="preserve"> </w:t>
        </w:r>
        <w:r w:rsidRPr="008C3A44">
          <w:rPr>
            <w:rFonts w:ascii="Times New Roman" w:hAnsi="Times New Roman" w:cs="Times New Roman"/>
            <w:color w:val="FF0000"/>
            <w:sz w:val="24"/>
            <w:szCs w:val="24"/>
          </w:rPr>
          <w:t>id_subiect</w:t>
        </w:r>
        <w:r>
          <w:rPr>
            <w:rFonts w:ascii="Times New Roman" w:hAnsi="Times New Roman" w:cs="Times New Roman"/>
            <w:color w:val="FF0000"/>
            <w:sz w:val="24"/>
            <w:szCs w:val="24"/>
          </w:rPr>
          <w:t>,</w:t>
        </w:r>
      </w:ins>
      <w:r w:rsidRPr="008C3A44">
        <w:rPr>
          <w:rFonts w:ascii="Times New Roman" w:hAnsi="Times New Roman" w:cs="Times New Roman"/>
          <w:color w:val="FF0000"/>
          <w:sz w:val="24"/>
          <w:szCs w:val="24"/>
        </w:rPr>
        <w:t xml:space="preserve"> </w:t>
      </w:r>
      <w:ins w:id="28" w:author="Allanur Yakubov" w:date="2024-05-13T02:21:00Z">
        <w:r w:rsidRPr="008C3A44">
          <w:rPr>
            <w:rFonts w:ascii="Times New Roman" w:hAnsi="Times New Roman" w:cs="Times New Roman"/>
            <w:color w:val="FF0000"/>
            <w:sz w:val="24"/>
            <w:szCs w:val="24"/>
          </w:rPr>
          <w:t>id_grupa</w:t>
        </w:r>
      </w:ins>
      <w:r w:rsidR="00014628">
        <w:rPr>
          <w:rFonts w:ascii="Times New Roman" w:hAnsi="Times New Roman" w:cs="Times New Roman"/>
          <w:color w:val="FF0000"/>
          <w:sz w:val="24"/>
          <w:szCs w:val="24"/>
        </w:rPr>
        <w:t>.</w:t>
      </w:r>
      <w:del w:id="29" w:author="Allanur Yakubov" w:date="2024-05-13T02:21:00Z">
        <w:r w:rsidRPr="008C3A44" w:rsidDel="0017002A">
          <w:rPr>
            <w:rFonts w:ascii="Times New Roman" w:hAnsi="Times New Roman" w:cs="Times New Roman"/>
            <w:color w:val="FF0000"/>
            <w:sz w:val="24"/>
            <w:szCs w:val="24"/>
          </w:rPr>
          <w:delText xml:space="preserve"> și id</w:delText>
        </w:r>
      </w:del>
    </w:p>
    <w:p w14:paraId="1F08BE64" w14:textId="77777777" w:rsidR="00D939E3" w:rsidRDefault="00D939E3" w:rsidP="00D939E3">
      <w:pPr>
        <w:pStyle w:val="NoSpacing"/>
        <w:spacing w:line="276" w:lineRule="auto"/>
        <w:jc w:val="both"/>
        <w:rPr>
          <w:rFonts w:ascii="Times New Roman" w:hAnsi="Times New Roman" w:cs="Times New Roman"/>
          <w:sz w:val="24"/>
          <w:szCs w:val="24"/>
          <w:lang w:val="en-GB"/>
        </w:rPr>
      </w:pPr>
    </w:p>
    <w:p w14:paraId="2D7CC8FD" w14:textId="77777777" w:rsidR="00D939E3" w:rsidRPr="00147B5E" w:rsidRDefault="00D939E3" w:rsidP="00D939E3">
      <w:pPr>
        <w:pStyle w:val="NoSpacing"/>
        <w:spacing w:line="276" w:lineRule="auto"/>
        <w:jc w:val="both"/>
        <w:rPr>
          <w:rFonts w:ascii="Times New Roman" w:hAnsi="Times New Roman" w:cs="Times New Roman"/>
          <w:sz w:val="24"/>
          <w:szCs w:val="24"/>
          <w:lang w:val="en-GB"/>
        </w:rPr>
      </w:pPr>
    </w:p>
    <w:p w14:paraId="27375067" w14:textId="77777777" w:rsidR="00D939E3" w:rsidRPr="00147B5E" w:rsidRDefault="00D939E3" w:rsidP="00D939E3">
      <w:pPr>
        <w:pStyle w:val="NoSpacing"/>
        <w:spacing w:line="276" w:lineRule="auto"/>
        <w:jc w:val="both"/>
        <w:rPr>
          <w:rFonts w:ascii="Times New Roman" w:hAnsi="Times New Roman" w:cs="Times New Roman"/>
          <w:b/>
          <w:bCs/>
          <w:sz w:val="28"/>
          <w:szCs w:val="28"/>
          <w:lang w:val="en-GB"/>
        </w:rPr>
      </w:pPr>
    </w:p>
    <w:p w14:paraId="101445A1" w14:textId="77777777" w:rsidR="00D939E3" w:rsidRPr="00147B5E" w:rsidRDefault="00D939E3" w:rsidP="00D939E3">
      <w:pPr>
        <w:pStyle w:val="NoSpacing"/>
        <w:spacing w:line="276" w:lineRule="auto"/>
        <w:jc w:val="both"/>
        <w:rPr>
          <w:rFonts w:ascii="Times New Roman" w:hAnsi="Times New Roman" w:cs="Times New Roman"/>
          <w:b/>
          <w:bCs/>
          <w:sz w:val="28"/>
          <w:szCs w:val="28"/>
          <w:lang w:val="en-GB"/>
        </w:rPr>
      </w:pPr>
      <w:r w:rsidRPr="00147B5E">
        <w:rPr>
          <w:rFonts w:ascii="Times New Roman" w:hAnsi="Times New Roman" w:cs="Times New Roman"/>
          <w:b/>
          <w:bCs/>
          <w:sz w:val="28"/>
          <w:szCs w:val="28"/>
          <w:lang w:val="en-GB"/>
        </w:rPr>
        <w:t>4</w:t>
      </w:r>
      <w:r w:rsidRPr="00147B5E">
        <w:rPr>
          <w:rFonts w:cs="Times New Roman"/>
          <w:b/>
          <w:bCs/>
          <w:sz w:val="28"/>
          <w:szCs w:val="28"/>
          <w:lang w:val="en-GB"/>
        </w:rPr>
        <w:t xml:space="preserve">. </w:t>
      </w:r>
      <w:proofErr w:type="spellStart"/>
      <w:r w:rsidRPr="00147B5E">
        <w:rPr>
          <w:rFonts w:cs="Times New Roman"/>
          <w:b/>
          <w:bCs/>
          <w:sz w:val="28"/>
          <w:szCs w:val="28"/>
          <w:lang w:val="en-GB"/>
        </w:rPr>
        <w:t>Descrierea</w:t>
      </w:r>
      <w:proofErr w:type="spellEnd"/>
      <w:r w:rsidRPr="00147B5E">
        <w:rPr>
          <w:rFonts w:cs="Times New Roman"/>
          <w:b/>
          <w:bCs/>
          <w:sz w:val="28"/>
          <w:szCs w:val="28"/>
          <w:lang w:val="en-GB"/>
        </w:rPr>
        <w:t xml:space="preserve"> </w:t>
      </w:r>
      <w:proofErr w:type="spellStart"/>
      <w:r w:rsidRPr="00147B5E">
        <w:rPr>
          <w:rFonts w:cs="Times New Roman"/>
          <w:b/>
          <w:bCs/>
          <w:sz w:val="28"/>
          <w:szCs w:val="28"/>
          <w:lang w:val="en-GB"/>
        </w:rPr>
        <w:t>rela</w:t>
      </w:r>
      <w:r w:rsidRPr="00147B5E">
        <w:rPr>
          <w:rFonts w:ascii="Cambria" w:hAnsi="Cambria" w:cs="Cambria"/>
          <w:b/>
          <w:bCs/>
          <w:sz w:val="28"/>
          <w:szCs w:val="28"/>
          <w:lang w:val="en-GB"/>
        </w:rPr>
        <w:t>ț</w:t>
      </w:r>
      <w:r w:rsidRPr="00147B5E">
        <w:rPr>
          <w:rFonts w:cs="Times New Roman"/>
          <w:b/>
          <w:bCs/>
          <w:sz w:val="28"/>
          <w:szCs w:val="28"/>
          <w:lang w:val="en-GB"/>
        </w:rPr>
        <w:t>iilor</w:t>
      </w:r>
      <w:proofErr w:type="spellEnd"/>
      <w:r w:rsidRPr="00147B5E">
        <w:rPr>
          <w:rFonts w:cs="Times New Roman"/>
          <w:b/>
          <w:bCs/>
          <w:sz w:val="28"/>
          <w:szCs w:val="28"/>
          <w:lang w:val="en-GB"/>
        </w:rPr>
        <w:t xml:space="preserve">, </w:t>
      </w:r>
      <w:proofErr w:type="spellStart"/>
      <w:r w:rsidRPr="00147B5E">
        <w:rPr>
          <w:rFonts w:cs="Times New Roman"/>
          <w:b/>
          <w:bCs/>
          <w:sz w:val="28"/>
          <w:szCs w:val="28"/>
          <w:lang w:val="en-GB"/>
        </w:rPr>
        <w:t>incluz</w:t>
      </w:r>
      <w:r w:rsidRPr="00147B5E">
        <w:rPr>
          <w:rFonts w:ascii="Rockwell" w:hAnsi="Rockwell" w:cs="Rockwell"/>
          <w:b/>
          <w:bCs/>
          <w:sz w:val="28"/>
          <w:szCs w:val="28"/>
          <w:lang w:val="en-GB"/>
        </w:rPr>
        <w:t>â</w:t>
      </w:r>
      <w:r w:rsidRPr="00147B5E">
        <w:rPr>
          <w:rFonts w:cs="Times New Roman"/>
          <w:b/>
          <w:bCs/>
          <w:sz w:val="28"/>
          <w:szCs w:val="28"/>
          <w:lang w:val="en-GB"/>
        </w:rPr>
        <w:t>nd</w:t>
      </w:r>
      <w:proofErr w:type="spellEnd"/>
      <w:r w:rsidRPr="00147B5E">
        <w:rPr>
          <w:rFonts w:cs="Times New Roman"/>
          <w:b/>
          <w:bCs/>
          <w:sz w:val="28"/>
          <w:szCs w:val="28"/>
          <w:lang w:val="en-GB"/>
        </w:rPr>
        <w:t xml:space="preserve"> </w:t>
      </w:r>
      <w:proofErr w:type="spellStart"/>
      <w:r w:rsidRPr="00147B5E">
        <w:rPr>
          <w:rFonts w:cs="Times New Roman"/>
          <w:b/>
          <w:bCs/>
          <w:sz w:val="28"/>
          <w:szCs w:val="28"/>
          <w:lang w:val="en-GB"/>
        </w:rPr>
        <w:t>precizarea</w:t>
      </w:r>
      <w:proofErr w:type="spellEnd"/>
      <w:r w:rsidRPr="00147B5E">
        <w:rPr>
          <w:rFonts w:cs="Times New Roman"/>
          <w:b/>
          <w:bCs/>
          <w:sz w:val="28"/>
          <w:szCs w:val="28"/>
          <w:lang w:val="en-GB"/>
        </w:rPr>
        <w:t xml:space="preserve"> </w:t>
      </w:r>
      <w:proofErr w:type="spellStart"/>
      <w:r w:rsidRPr="00147B5E">
        <w:rPr>
          <w:rFonts w:cs="Times New Roman"/>
          <w:b/>
          <w:bCs/>
          <w:sz w:val="28"/>
          <w:szCs w:val="28"/>
          <w:lang w:val="en-GB"/>
        </w:rPr>
        <w:t>cardinalit</w:t>
      </w:r>
      <w:r w:rsidRPr="00147B5E">
        <w:rPr>
          <w:rFonts w:ascii="Cambria" w:hAnsi="Cambria" w:cs="Cambria"/>
          <w:b/>
          <w:bCs/>
          <w:sz w:val="28"/>
          <w:szCs w:val="28"/>
          <w:lang w:val="en-GB"/>
        </w:rPr>
        <w:t>ăț</w:t>
      </w:r>
      <w:r w:rsidRPr="00147B5E">
        <w:rPr>
          <w:rFonts w:cs="Times New Roman"/>
          <w:b/>
          <w:bCs/>
          <w:sz w:val="28"/>
          <w:szCs w:val="28"/>
          <w:lang w:val="en-GB"/>
        </w:rPr>
        <w:t>ii</w:t>
      </w:r>
      <w:proofErr w:type="spellEnd"/>
      <w:r w:rsidRPr="00147B5E">
        <w:rPr>
          <w:rFonts w:cs="Times New Roman"/>
          <w:b/>
          <w:bCs/>
          <w:sz w:val="28"/>
          <w:szCs w:val="28"/>
          <w:lang w:val="en-GB"/>
        </w:rPr>
        <w:t xml:space="preserve"> </w:t>
      </w:r>
      <w:proofErr w:type="spellStart"/>
      <w:r w:rsidRPr="00147B5E">
        <w:rPr>
          <w:rFonts w:cs="Times New Roman"/>
          <w:b/>
          <w:bCs/>
          <w:sz w:val="28"/>
          <w:szCs w:val="28"/>
          <w:lang w:val="en-GB"/>
        </w:rPr>
        <w:t>acestora</w:t>
      </w:r>
      <w:proofErr w:type="spellEnd"/>
      <w:r w:rsidRPr="00147B5E">
        <w:rPr>
          <w:rFonts w:cs="Times New Roman"/>
          <w:b/>
          <w:bCs/>
          <w:sz w:val="28"/>
          <w:szCs w:val="28"/>
          <w:lang w:val="en-GB"/>
        </w:rPr>
        <w:t>.</w:t>
      </w:r>
    </w:p>
    <w:p w14:paraId="74BFEC87" w14:textId="77777777" w:rsidR="00D939E3" w:rsidRDefault="00D939E3" w:rsidP="00D939E3">
      <w:pPr>
        <w:pStyle w:val="NoSpacing"/>
        <w:spacing w:line="276" w:lineRule="auto"/>
        <w:jc w:val="both"/>
        <w:rPr>
          <w:rFonts w:ascii="Times New Roman" w:hAnsi="Times New Roman" w:cs="Times New Roman"/>
          <w:sz w:val="24"/>
          <w:szCs w:val="24"/>
          <w:lang w:val="en-GB"/>
        </w:rPr>
      </w:pPr>
    </w:p>
    <w:p w14:paraId="01E1FC58" w14:textId="77777777" w:rsidR="00D939E3" w:rsidRPr="00F001E8" w:rsidRDefault="00D939E3" w:rsidP="00D939E3">
      <w:pPr>
        <w:pStyle w:val="NoSpacing"/>
        <w:spacing w:line="276" w:lineRule="auto"/>
        <w:jc w:val="both"/>
        <w:rPr>
          <w:rFonts w:ascii="Times New Roman" w:hAnsi="Times New Roman" w:cs="Times New Roman"/>
          <w:color w:val="0D0D0D"/>
          <w:shd w:val="clear" w:color="auto" w:fill="FFFFFF"/>
          <w:lang w:val="tk-TM"/>
        </w:rPr>
      </w:pPr>
      <w:r w:rsidRPr="00F67CD7">
        <w:rPr>
          <w:rFonts w:ascii="Times New Roman" w:hAnsi="Times New Roman" w:cs="Times New Roman"/>
          <w:b/>
          <w:bCs/>
          <w:color w:val="FF0000"/>
          <w:sz w:val="28"/>
          <w:szCs w:val="28"/>
          <w:lang w:val="tk-TM"/>
          <w:rPrChange w:id="30" w:author="Allanur Yakubov" w:date="2024-05-12T23:11:00Z">
            <w:rPr>
              <w:rFonts w:ascii="Times New Roman" w:hAnsi="Times New Roman" w:cs="Times New Roman"/>
              <w:color w:val="FF0000"/>
              <w:sz w:val="28"/>
              <w:szCs w:val="28"/>
              <w:lang w:val="tk-TM"/>
            </w:rPr>
          </w:rPrChange>
        </w:rPr>
        <w:t>1.Par</w:t>
      </w:r>
      <w:ins w:id="31" w:author="Allanur Yakubov" w:date="2024-05-12T23:35:00Z">
        <w:r>
          <w:rPr>
            <w:rFonts w:ascii="Times New Roman" w:hAnsi="Times New Roman" w:cs="Times New Roman"/>
            <w:b/>
            <w:bCs/>
            <w:color w:val="FF0000"/>
            <w:sz w:val="28"/>
            <w:szCs w:val="28"/>
          </w:rPr>
          <w:t>i</w:t>
        </w:r>
      </w:ins>
      <w:del w:id="32" w:author="Allanur Yakubov" w:date="2024-05-12T23:35:00Z">
        <w:r w:rsidRPr="00F67CD7" w:rsidDel="0078119A">
          <w:rPr>
            <w:rFonts w:ascii="Times New Roman" w:hAnsi="Times New Roman" w:cs="Times New Roman"/>
            <w:b/>
            <w:bCs/>
            <w:color w:val="FF0000"/>
            <w:sz w:val="28"/>
            <w:szCs w:val="28"/>
            <w:lang w:val="tk-TM"/>
            <w:rPrChange w:id="33" w:author="Allanur Yakubov" w:date="2024-05-12T23:11:00Z">
              <w:rPr>
                <w:rFonts w:ascii="Times New Roman" w:hAnsi="Times New Roman" w:cs="Times New Roman"/>
                <w:color w:val="FF0000"/>
                <w:sz w:val="28"/>
                <w:szCs w:val="28"/>
                <w:lang w:val="tk-TM"/>
              </w:rPr>
            </w:rPrChange>
          </w:rPr>
          <w:delText>e</w:delText>
        </w:r>
      </w:del>
      <w:r w:rsidRPr="00F67CD7">
        <w:rPr>
          <w:rFonts w:ascii="Times New Roman" w:hAnsi="Times New Roman" w:cs="Times New Roman"/>
          <w:b/>
          <w:bCs/>
          <w:color w:val="FF0000"/>
          <w:sz w:val="28"/>
          <w:szCs w:val="28"/>
          <w:lang w:val="tk-TM"/>
          <w:rPrChange w:id="34" w:author="Allanur Yakubov" w:date="2024-05-12T23:11:00Z">
            <w:rPr>
              <w:rFonts w:ascii="Times New Roman" w:hAnsi="Times New Roman" w:cs="Times New Roman"/>
              <w:color w:val="FF0000"/>
              <w:sz w:val="28"/>
              <w:szCs w:val="28"/>
              <w:lang w:val="tk-TM"/>
            </w:rPr>
          </w:rPrChange>
        </w:rPr>
        <w:t>nt</w:t>
      </w:r>
      <w:ins w:id="35" w:author="Allanur Yakubov" w:date="2024-05-12T23:34:00Z">
        <w:r>
          <w:rPr>
            <w:rFonts w:ascii="Times New Roman" w:hAnsi="Times New Roman" w:cs="Times New Roman"/>
            <w:b/>
            <w:bCs/>
            <w:color w:val="FF0000"/>
            <w:sz w:val="28"/>
            <w:szCs w:val="28"/>
          </w:rPr>
          <w:t>e</w:t>
        </w:r>
      </w:ins>
      <w:ins w:id="36" w:author="Allanur Yakubov" w:date="2024-05-12T23:11:00Z">
        <w:r w:rsidRPr="00F67CD7">
          <w:rPr>
            <w:rFonts w:ascii="Times New Roman" w:hAnsi="Times New Roman" w:cs="Times New Roman"/>
            <w:b/>
            <w:bCs/>
            <w:color w:val="FF0000"/>
            <w:sz w:val="28"/>
            <w:szCs w:val="28"/>
            <w:rPrChange w:id="37" w:author="Allanur Yakubov" w:date="2024-05-12T23:11:00Z">
              <w:rPr>
                <w:rFonts w:ascii="Times New Roman" w:hAnsi="Times New Roman" w:cs="Times New Roman"/>
                <w:color w:val="FF0000"/>
                <w:sz w:val="28"/>
                <w:szCs w:val="28"/>
              </w:rPr>
            </w:rPrChange>
          </w:rPr>
          <w:t>_</w:t>
        </w:r>
      </w:ins>
      <w:del w:id="38" w:author="Allanur Yakubov" w:date="2024-05-12T23:11:00Z">
        <w:r w:rsidRPr="00F67CD7" w:rsidDel="00F67CD7">
          <w:rPr>
            <w:rFonts w:ascii="Times New Roman" w:hAnsi="Times New Roman" w:cs="Times New Roman"/>
            <w:b/>
            <w:bCs/>
            <w:color w:val="FF0000"/>
            <w:sz w:val="28"/>
            <w:szCs w:val="28"/>
            <w:lang w:val="tk-TM"/>
            <w:rPrChange w:id="39" w:author="Allanur Yakubov" w:date="2024-05-12T23:11:00Z">
              <w:rPr>
                <w:rFonts w:ascii="Times New Roman" w:hAnsi="Times New Roman" w:cs="Times New Roman"/>
                <w:color w:val="FF0000"/>
                <w:sz w:val="28"/>
                <w:szCs w:val="28"/>
                <w:lang w:val="tk-TM"/>
              </w:rPr>
            </w:rPrChange>
          </w:rPr>
          <w:delText xml:space="preserve"> </w:delText>
        </w:r>
      </w:del>
      <w:r w:rsidRPr="00F67CD7">
        <w:rPr>
          <w:rFonts w:ascii="Times New Roman" w:hAnsi="Times New Roman" w:cs="Times New Roman"/>
          <w:b/>
          <w:bCs/>
          <w:color w:val="FF0000"/>
          <w:sz w:val="28"/>
          <w:szCs w:val="28"/>
          <w:lang w:val="tk-TM"/>
          <w:rPrChange w:id="40" w:author="Allanur Yakubov" w:date="2024-05-12T23:11:00Z">
            <w:rPr>
              <w:rFonts w:ascii="Times New Roman" w:hAnsi="Times New Roman" w:cs="Times New Roman"/>
              <w:color w:val="FF0000"/>
              <w:sz w:val="28"/>
              <w:szCs w:val="28"/>
              <w:lang w:val="tk-TM"/>
            </w:rPr>
          </w:rPrChange>
        </w:rPr>
        <w:t>lo</w:t>
      </w:r>
      <w:r w:rsidRPr="00F67CD7">
        <w:rPr>
          <w:rFonts w:ascii="Times New Roman" w:hAnsi="Times New Roman" w:cs="Times New Roman"/>
          <w:b/>
          <w:bCs/>
          <w:color w:val="FF0000"/>
          <w:sz w:val="28"/>
          <w:szCs w:val="28"/>
          <w:lang w:val="en-GB"/>
          <w:rPrChange w:id="41" w:author="Allanur Yakubov" w:date="2024-05-12T23:11:00Z">
            <w:rPr>
              <w:rFonts w:ascii="Times New Roman" w:hAnsi="Times New Roman" w:cs="Times New Roman"/>
              <w:color w:val="FF0000"/>
              <w:sz w:val="28"/>
              <w:szCs w:val="28"/>
              <w:lang w:val="en-GB"/>
            </w:rPr>
          </w:rPrChange>
        </w:rPr>
        <w:t>c</w:t>
      </w:r>
      <w:r w:rsidRPr="00F67CD7">
        <w:rPr>
          <w:rFonts w:ascii="Times New Roman" w:hAnsi="Times New Roman" w:cs="Times New Roman"/>
          <w:b/>
          <w:bCs/>
          <w:color w:val="FF0000"/>
          <w:sz w:val="28"/>
          <w:szCs w:val="28"/>
          <w:rPrChange w:id="42" w:author="Allanur Yakubov" w:date="2024-05-12T23:11:00Z">
            <w:rPr>
              <w:rFonts w:ascii="Times New Roman" w:hAnsi="Times New Roman" w:cs="Times New Roman"/>
              <w:color w:val="FF0000"/>
              <w:sz w:val="28"/>
              <w:szCs w:val="28"/>
            </w:rPr>
          </w:rPrChange>
        </w:rPr>
        <w:t>uește</w:t>
      </w:r>
      <w:ins w:id="43" w:author="Allanur Yakubov" w:date="2024-05-12T23:11:00Z">
        <w:r w:rsidRPr="00F67CD7">
          <w:rPr>
            <w:rFonts w:ascii="Times New Roman" w:hAnsi="Times New Roman" w:cs="Times New Roman"/>
            <w:b/>
            <w:bCs/>
            <w:color w:val="FF0000"/>
            <w:sz w:val="28"/>
            <w:szCs w:val="28"/>
            <w:rPrChange w:id="44" w:author="Allanur Yakubov" w:date="2024-05-12T23:11:00Z">
              <w:rPr>
                <w:rFonts w:ascii="Times New Roman" w:hAnsi="Times New Roman" w:cs="Times New Roman"/>
                <w:color w:val="FF0000"/>
                <w:sz w:val="28"/>
                <w:szCs w:val="28"/>
              </w:rPr>
            </w:rPrChange>
          </w:rPr>
          <w:t>_</w:t>
        </w:r>
      </w:ins>
      <w:del w:id="45" w:author="Allanur Yakubov" w:date="2024-05-12T23:11:00Z">
        <w:r w:rsidRPr="00F67CD7" w:rsidDel="00F67CD7">
          <w:rPr>
            <w:rFonts w:ascii="Times New Roman" w:hAnsi="Times New Roman" w:cs="Times New Roman"/>
            <w:b/>
            <w:bCs/>
            <w:color w:val="FF0000"/>
            <w:sz w:val="28"/>
            <w:szCs w:val="28"/>
            <w:rPrChange w:id="46" w:author="Allanur Yakubov" w:date="2024-05-12T23:11:00Z">
              <w:rPr>
                <w:rFonts w:ascii="Times New Roman" w:hAnsi="Times New Roman" w:cs="Times New Roman"/>
                <w:color w:val="FF0000"/>
                <w:sz w:val="28"/>
                <w:szCs w:val="28"/>
              </w:rPr>
            </w:rPrChange>
          </w:rPr>
          <w:delText xml:space="preserve"> </w:delText>
        </w:r>
      </w:del>
      <w:ins w:id="47" w:author="Allanur Yakubov" w:date="2024-05-12T23:11:00Z">
        <w:r w:rsidRPr="00F67CD7">
          <w:rPr>
            <w:rFonts w:ascii="Times New Roman" w:hAnsi="Times New Roman" w:cs="Times New Roman"/>
            <w:b/>
            <w:bCs/>
            <w:color w:val="FF0000"/>
            <w:sz w:val="28"/>
            <w:szCs w:val="28"/>
            <w:rPrChange w:id="48" w:author="Allanur Yakubov" w:date="2024-05-12T23:11:00Z">
              <w:rPr>
                <w:rFonts w:ascii="Times New Roman" w:hAnsi="Times New Roman" w:cs="Times New Roman"/>
                <w:color w:val="FF0000"/>
                <w:sz w:val="28"/>
                <w:szCs w:val="28"/>
              </w:rPr>
            </w:rPrChange>
          </w:rPr>
          <w:t>î</w:t>
        </w:r>
      </w:ins>
      <w:del w:id="49" w:author="Allanur Yakubov" w:date="2024-05-12T23:11:00Z">
        <w:r w:rsidRPr="00F67CD7" w:rsidDel="00F67CD7">
          <w:rPr>
            <w:rFonts w:ascii="Times New Roman" w:hAnsi="Times New Roman" w:cs="Times New Roman"/>
            <w:b/>
            <w:bCs/>
            <w:color w:val="FF0000"/>
            <w:sz w:val="28"/>
            <w:szCs w:val="28"/>
            <w:rPrChange w:id="50" w:author="Allanur Yakubov" w:date="2024-05-12T23:11:00Z">
              <w:rPr>
                <w:rFonts w:ascii="Times New Roman" w:hAnsi="Times New Roman" w:cs="Times New Roman"/>
                <w:color w:val="FF0000"/>
                <w:sz w:val="28"/>
                <w:szCs w:val="28"/>
              </w:rPr>
            </w:rPrChange>
          </w:rPr>
          <w:delText>i</w:delText>
        </w:r>
      </w:del>
      <w:r w:rsidRPr="00F67CD7">
        <w:rPr>
          <w:rFonts w:ascii="Times New Roman" w:hAnsi="Times New Roman" w:cs="Times New Roman"/>
          <w:b/>
          <w:bCs/>
          <w:color w:val="FF0000"/>
          <w:sz w:val="28"/>
          <w:szCs w:val="28"/>
          <w:rPrChange w:id="51" w:author="Allanur Yakubov" w:date="2024-05-12T23:11:00Z">
            <w:rPr>
              <w:rFonts w:ascii="Times New Roman" w:hAnsi="Times New Roman" w:cs="Times New Roman"/>
              <w:color w:val="FF0000"/>
              <w:sz w:val="28"/>
              <w:szCs w:val="28"/>
            </w:rPr>
          </w:rPrChange>
        </w:rPr>
        <w:t>n</w:t>
      </w:r>
      <w:ins w:id="52" w:author="Allanur Yakubov" w:date="2024-05-12T23:11:00Z">
        <w:r w:rsidRPr="00F67CD7">
          <w:rPr>
            <w:rFonts w:ascii="Times New Roman" w:hAnsi="Times New Roman" w:cs="Times New Roman"/>
            <w:b/>
            <w:bCs/>
            <w:color w:val="FF0000"/>
            <w:sz w:val="28"/>
            <w:szCs w:val="28"/>
            <w:rPrChange w:id="53" w:author="Allanur Yakubov" w:date="2024-05-12T23:11:00Z">
              <w:rPr>
                <w:rFonts w:ascii="Times New Roman" w:hAnsi="Times New Roman" w:cs="Times New Roman"/>
                <w:color w:val="FF0000"/>
                <w:sz w:val="28"/>
                <w:szCs w:val="28"/>
              </w:rPr>
            </w:rPrChange>
          </w:rPr>
          <w:t>_</w:t>
        </w:r>
      </w:ins>
      <w:del w:id="54" w:author="Allanur Yakubov" w:date="2024-05-12T23:11:00Z">
        <w:r w:rsidRPr="00F67CD7" w:rsidDel="00F67CD7">
          <w:rPr>
            <w:rFonts w:ascii="Times New Roman" w:hAnsi="Times New Roman" w:cs="Times New Roman"/>
            <w:b/>
            <w:bCs/>
            <w:color w:val="FF0000"/>
            <w:sz w:val="28"/>
            <w:szCs w:val="28"/>
            <w:rPrChange w:id="55" w:author="Allanur Yakubov" w:date="2024-05-12T23:11:00Z">
              <w:rPr>
                <w:rFonts w:ascii="Times New Roman" w:hAnsi="Times New Roman" w:cs="Times New Roman"/>
                <w:color w:val="FF0000"/>
                <w:sz w:val="28"/>
                <w:szCs w:val="28"/>
              </w:rPr>
            </w:rPrChange>
          </w:rPr>
          <w:delText xml:space="preserve"> </w:delText>
        </w:r>
      </w:del>
      <w:r w:rsidRPr="00F67CD7">
        <w:rPr>
          <w:rFonts w:ascii="Times New Roman" w:hAnsi="Times New Roman" w:cs="Times New Roman"/>
          <w:b/>
          <w:bCs/>
          <w:color w:val="FF0000"/>
          <w:sz w:val="28"/>
          <w:szCs w:val="28"/>
          <w:rPrChange w:id="56" w:author="Allanur Yakubov" w:date="2024-05-12T23:11:00Z">
            <w:rPr>
              <w:rFonts w:ascii="Times New Roman" w:hAnsi="Times New Roman" w:cs="Times New Roman"/>
              <w:color w:val="FF0000"/>
              <w:sz w:val="28"/>
              <w:szCs w:val="28"/>
            </w:rPr>
          </w:rPrChange>
        </w:rPr>
        <w:t>adres</w:t>
      </w:r>
      <w:del w:id="57" w:author="Allanur Yakubov" w:date="2024-05-12T23:58:00Z">
        <w:r w:rsidRPr="00F67CD7" w:rsidDel="005F0619">
          <w:rPr>
            <w:rFonts w:ascii="Times New Roman" w:hAnsi="Times New Roman" w:cs="Times New Roman"/>
            <w:b/>
            <w:bCs/>
            <w:color w:val="FF0000"/>
            <w:sz w:val="28"/>
            <w:szCs w:val="28"/>
            <w:rPrChange w:id="58" w:author="Allanur Yakubov" w:date="2024-05-12T23:11:00Z">
              <w:rPr>
                <w:rFonts w:ascii="Times New Roman" w:hAnsi="Times New Roman" w:cs="Times New Roman"/>
                <w:color w:val="FF0000"/>
                <w:sz w:val="28"/>
                <w:szCs w:val="28"/>
              </w:rPr>
            </w:rPrChange>
          </w:rPr>
          <w:delText>s</w:delText>
        </w:r>
      </w:del>
      <w:r w:rsidRPr="00F67CD7">
        <w:rPr>
          <w:rFonts w:ascii="Times New Roman" w:hAnsi="Times New Roman" w:cs="Times New Roman"/>
          <w:b/>
          <w:bCs/>
          <w:color w:val="FF0000"/>
          <w:sz w:val="28"/>
          <w:szCs w:val="28"/>
          <w:rPrChange w:id="59" w:author="Allanur Yakubov" w:date="2024-05-12T23:11:00Z">
            <w:rPr>
              <w:rFonts w:ascii="Times New Roman" w:hAnsi="Times New Roman" w:cs="Times New Roman"/>
              <w:color w:val="FF0000"/>
              <w:sz w:val="28"/>
              <w:szCs w:val="28"/>
            </w:rPr>
          </w:rPrChange>
        </w:rPr>
        <w:t>a</w:t>
      </w:r>
      <w:r>
        <w:rPr>
          <w:rFonts w:ascii="Times New Roman" w:hAnsi="Times New Roman" w:cs="Times New Roman"/>
          <w:color w:val="FF0000"/>
          <w:sz w:val="28"/>
          <w:szCs w:val="28"/>
        </w:rPr>
        <w:t xml:space="preserve"> </w:t>
      </w:r>
      <w:r>
        <w:rPr>
          <w:rFonts w:ascii="Times New Roman" w:hAnsi="Times New Roman" w:cs="Times New Roman"/>
          <w:sz w:val="24"/>
          <w:szCs w:val="24"/>
        </w:rPr>
        <w:t xml:space="preserve">= </w:t>
      </w:r>
      <w:r w:rsidRPr="00A91EA8">
        <w:rPr>
          <w:rFonts w:ascii="Times New Roman" w:hAnsi="Times New Roman" w:cs="Times New Roman"/>
          <w:sz w:val="24"/>
          <w:szCs w:val="24"/>
        </w:rPr>
        <w:t xml:space="preserve">relație care leagă entitățile parent și Adressa, </w:t>
      </w:r>
      <w:r w:rsidRPr="00A91EA8">
        <w:rPr>
          <w:rFonts w:ascii="Times New Roman" w:hAnsi="Times New Roman" w:cs="Times New Roman"/>
          <w:color w:val="0D0D0D"/>
          <w:sz w:val="24"/>
          <w:szCs w:val="24"/>
          <w:shd w:val="clear" w:color="auto" w:fill="FFFFFF"/>
        </w:rPr>
        <w:t xml:space="preserve">reflectând legătura dintre acestea( adressa  are o anumita parent). </w:t>
      </w:r>
      <w:r w:rsidRPr="00A91EA8">
        <w:rPr>
          <w:rFonts w:ascii="Times New Roman" w:hAnsi="Times New Roman" w:cs="Times New Roman"/>
          <w:b/>
          <w:bCs/>
          <w:color w:val="0D0D0D"/>
          <w:sz w:val="24"/>
          <w:szCs w:val="24"/>
          <w:shd w:val="clear" w:color="auto" w:fill="FFFFFF"/>
        </w:rPr>
        <w:t>Ea are cardinalitatea minimă 1:1</w:t>
      </w:r>
      <w:r w:rsidRPr="00A91EA8">
        <w:rPr>
          <w:rFonts w:ascii="Times New Roman" w:hAnsi="Times New Roman" w:cs="Times New Roman"/>
          <w:color w:val="0D0D0D"/>
          <w:sz w:val="24"/>
          <w:szCs w:val="24"/>
          <w:shd w:val="clear" w:color="auto" w:fill="FFFFFF"/>
        </w:rPr>
        <w:t xml:space="preserve">( Parent trebuie sa aiba </w:t>
      </w:r>
      <w:r w:rsidRPr="00A91EA8">
        <w:rPr>
          <w:rFonts w:ascii="Times New Roman" w:hAnsi="Times New Roman" w:cs="Times New Roman"/>
          <w:color w:val="0D0D0D"/>
          <w:sz w:val="24"/>
          <w:szCs w:val="24"/>
          <w:shd w:val="clear" w:color="auto" w:fill="FFFFFF"/>
          <w:lang w:val="tk-TM"/>
        </w:rPr>
        <w:t xml:space="preserve">o singur </w:t>
      </w:r>
      <w:r w:rsidRPr="00A91EA8">
        <w:rPr>
          <w:rFonts w:ascii="Times New Roman" w:hAnsi="Times New Roman" w:cs="Times New Roman"/>
          <w:color w:val="0D0D0D"/>
          <w:sz w:val="24"/>
          <w:szCs w:val="24"/>
          <w:shd w:val="clear" w:color="auto" w:fill="FFFFFF"/>
        </w:rPr>
        <w:t xml:space="preserve">adressa, si adressa apartine unui singur părinte.) si </w:t>
      </w:r>
      <w:r w:rsidRPr="00E50DE1">
        <w:rPr>
          <w:rFonts w:ascii="Times New Roman" w:hAnsi="Times New Roman" w:cs="Times New Roman"/>
          <w:b/>
          <w:bCs/>
          <w:color w:val="0D0D0D"/>
          <w:sz w:val="24"/>
          <w:szCs w:val="24"/>
          <w:shd w:val="clear" w:color="auto" w:fill="FFFFFF"/>
          <w:rPrChange w:id="60" w:author="Allanur Yakubov" w:date="2024-05-12T23:03:00Z">
            <w:rPr>
              <w:rFonts w:ascii="Times New Roman" w:hAnsi="Times New Roman" w:cs="Times New Roman"/>
              <w:color w:val="0D0D0D"/>
              <w:sz w:val="24"/>
              <w:szCs w:val="24"/>
              <w:shd w:val="clear" w:color="auto" w:fill="FFFFFF"/>
            </w:rPr>
          </w:rPrChange>
        </w:rPr>
        <w:t>cardinalitatea maxima 1</w:t>
      </w:r>
      <w:r w:rsidRPr="00E50DE1">
        <w:rPr>
          <w:rFonts w:ascii="Times New Roman" w:hAnsi="Times New Roman" w:cs="Times New Roman"/>
          <w:b/>
          <w:bCs/>
          <w:color w:val="0D0D0D"/>
          <w:sz w:val="24"/>
          <w:szCs w:val="24"/>
          <w:shd w:val="clear" w:color="auto" w:fill="FFFFFF"/>
          <w:lang w:val="tk-TM"/>
          <w:rPrChange w:id="61" w:author="Allanur Yakubov" w:date="2024-05-12T23:03:00Z">
            <w:rPr>
              <w:rFonts w:ascii="Times New Roman" w:hAnsi="Times New Roman" w:cs="Times New Roman"/>
              <w:color w:val="0D0D0D"/>
              <w:sz w:val="24"/>
              <w:szCs w:val="24"/>
              <w:shd w:val="clear" w:color="auto" w:fill="FFFFFF"/>
              <w:lang w:val="tk-TM"/>
            </w:rPr>
          </w:rPrChange>
        </w:rPr>
        <w:t>:1.</w:t>
      </w:r>
    </w:p>
    <w:p w14:paraId="559A74D7" w14:textId="77777777" w:rsidR="00D939E3" w:rsidRPr="000C78B6" w:rsidRDefault="00D939E3" w:rsidP="00D939E3">
      <w:pPr>
        <w:pStyle w:val="NoSpacing"/>
        <w:spacing w:line="276" w:lineRule="auto"/>
        <w:jc w:val="both"/>
        <w:rPr>
          <w:rFonts w:ascii="Segoe UI" w:hAnsi="Segoe UI" w:cs="Segoe UI"/>
          <w:b/>
          <w:bCs/>
          <w:color w:val="0D0D0D"/>
          <w:sz w:val="28"/>
          <w:szCs w:val="28"/>
          <w:shd w:val="clear" w:color="auto" w:fill="FFFFFF"/>
          <w:lang w:val="tk-TM"/>
          <w:rPrChange w:id="62" w:author="Allanur Yakubov" w:date="2024-05-12T22:45:00Z">
            <w:rPr>
              <w:rFonts w:ascii="Segoe UI" w:hAnsi="Segoe UI" w:cs="Segoe UI"/>
              <w:b/>
              <w:bCs/>
              <w:color w:val="0D0D0D"/>
              <w:shd w:val="clear" w:color="auto" w:fill="FFFFFF"/>
              <w:lang w:val="tk-TM"/>
            </w:rPr>
          </w:rPrChange>
        </w:rPr>
      </w:pPr>
    </w:p>
    <w:p w14:paraId="218130C7" w14:textId="77777777" w:rsidR="00D939E3" w:rsidRPr="00A91EA8" w:rsidDel="00E50DE1" w:rsidRDefault="00D939E3" w:rsidP="00D939E3">
      <w:pPr>
        <w:pStyle w:val="NoSpacing"/>
        <w:spacing w:line="276" w:lineRule="auto"/>
        <w:jc w:val="both"/>
        <w:rPr>
          <w:del w:id="63" w:author="Allanur Yakubov" w:date="2024-05-12T23:05:00Z"/>
          <w:rFonts w:ascii="Times New Roman" w:hAnsi="Times New Roman" w:cs="Times New Roman"/>
          <w:color w:val="0D0D0D"/>
          <w:sz w:val="24"/>
          <w:szCs w:val="24"/>
          <w:shd w:val="clear" w:color="auto" w:fill="FFFFFF"/>
        </w:rPr>
      </w:pPr>
      <w:r w:rsidRPr="000C78B6">
        <w:rPr>
          <w:rFonts w:ascii="Times New Roman" w:hAnsi="Times New Roman" w:cs="Times New Roman"/>
          <w:b/>
          <w:bCs/>
          <w:color w:val="FF0000"/>
          <w:sz w:val="28"/>
          <w:szCs w:val="28"/>
          <w:shd w:val="clear" w:color="auto" w:fill="FFFFFF"/>
          <w:lang w:val="tk-TM"/>
          <w:rPrChange w:id="64" w:author="Allanur Yakubov" w:date="2024-05-12T22:45:00Z">
            <w:rPr>
              <w:rFonts w:ascii="Times New Roman" w:hAnsi="Times New Roman" w:cs="Times New Roman"/>
              <w:b/>
              <w:bCs/>
              <w:color w:val="FF0000"/>
              <w:shd w:val="clear" w:color="auto" w:fill="FFFFFF"/>
              <w:lang w:val="tk-TM"/>
            </w:rPr>
          </w:rPrChange>
        </w:rPr>
        <w:t>2.Parent</w:t>
      </w:r>
      <w:ins w:id="65" w:author="Allanur Yakubov" w:date="2024-05-12T23:34:00Z">
        <w:r>
          <w:rPr>
            <w:rFonts w:ascii="Times New Roman" w:hAnsi="Times New Roman" w:cs="Times New Roman"/>
            <w:b/>
            <w:bCs/>
            <w:color w:val="FF0000"/>
            <w:sz w:val="28"/>
            <w:szCs w:val="28"/>
            <w:shd w:val="clear" w:color="auto" w:fill="FFFFFF"/>
          </w:rPr>
          <w:t>e</w:t>
        </w:r>
      </w:ins>
      <w:ins w:id="66" w:author="Allanur Yakubov" w:date="2024-05-12T23:11:00Z">
        <w:r>
          <w:rPr>
            <w:rFonts w:ascii="Times New Roman" w:hAnsi="Times New Roman" w:cs="Times New Roman"/>
            <w:b/>
            <w:bCs/>
            <w:color w:val="FF0000"/>
            <w:sz w:val="28"/>
            <w:szCs w:val="28"/>
            <w:shd w:val="clear" w:color="auto" w:fill="FFFFFF"/>
          </w:rPr>
          <w:t>_</w:t>
        </w:r>
      </w:ins>
      <w:del w:id="67" w:author="Allanur Yakubov" w:date="2024-05-12T23:11:00Z">
        <w:r w:rsidRPr="000C78B6" w:rsidDel="00F67CD7">
          <w:rPr>
            <w:rFonts w:ascii="Times New Roman" w:hAnsi="Times New Roman" w:cs="Times New Roman"/>
            <w:b/>
            <w:bCs/>
            <w:color w:val="FF0000"/>
            <w:sz w:val="28"/>
            <w:szCs w:val="28"/>
            <w:shd w:val="clear" w:color="auto" w:fill="FFFFFF"/>
            <w:lang w:val="tk-TM"/>
            <w:rPrChange w:id="68" w:author="Allanur Yakubov" w:date="2024-05-12T22:45:00Z">
              <w:rPr>
                <w:rFonts w:ascii="Times New Roman" w:hAnsi="Times New Roman" w:cs="Times New Roman"/>
                <w:b/>
                <w:bCs/>
                <w:color w:val="FF0000"/>
                <w:shd w:val="clear" w:color="auto" w:fill="FFFFFF"/>
                <w:lang w:val="tk-TM"/>
              </w:rPr>
            </w:rPrChange>
          </w:rPr>
          <w:delText xml:space="preserve"> </w:delText>
        </w:r>
      </w:del>
      <w:r w:rsidRPr="000C78B6">
        <w:rPr>
          <w:rFonts w:ascii="Times New Roman" w:hAnsi="Times New Roman" w:cs="Times New Roman"/>
          <w:b/>
          <w:bCs/>
          <w:color w:val="FF0000"/>
          <w:sz w:val="28"/>
          <w:szCs w:val="28"/>
          <w:shd w:val="clear" w:color="auto" w:fill="FFFFFF"/>
          <w:lang w:val="tk-TM"/>
          <w:rPrChange w:id="69" w:author="Allanur Yakubov" w:date="2024-05-12T22:45:00Z">
            <w:rPr>
              <w:rFonts w:ascii="Times New Roman" w:hAnsi="Times New Roman" w:cs="Times New Roman"/>
              <w:b/>
              <w:bCs/>
              <w:color w:val="FF0000"/>
              <w:shd w:val="clear" w:color="auto" w:fill="FFFFFF"/>
              <w:lang w:val="tk-TM"/>
            </w:rPr>
          </w:rPrChange>
        </w:rPr>
        <w:t>are</w:t>
      </w:r>
      <w:ins w:id="70" w:author="Allanur Yakubov" w:date="2024-05-12T23:11:00Z">
        <w:r>
          <w:rPr>
            <w:rFonts w:ascii="Times New Roman" w:hAnsi="Times New Roman" w:cs="Times New Roman"/>
            <w:b/>
            <w:bCs/>
            <w:color w:val="FF0000"/>
            <w:sz w:val="28"/>
            <w:szCs w:val="28"/>
            <w:shd w:val="clear" w:color="auto" w:fill="FFFFFF"/>
          </w:rPr>
          <w:t>_</w:t>
        </w:r>
      </w:ins>
      <w:del w:id="71" w:author="Allanur Yakubov" w:date="2024-05-12T23:11:00Z">
        <w:r w:rsidRPr="000C78B6" w:rsidDel="00F67CD7">
          <w:rPr>
            <w:rFonts w:ascii="Times New Roman" w:hAnsi="Times New Roman" w:cs="Times New Roman"/>
            <w:b/>
            <w:bCs/>
            <w:color w:val="FF0000"/>
            <w:sz w:val="28"/>
            <w:szCs w:val="28"/>
            <w:shd w:val="clear" w:color="auto" w:fill="FFFFFF"/>
            <w:lang w:val="tk-TM"/>
            <w:rPrChange w:id="72" w:author="Allanur Yakubov" w:date="2024-05-12T22:45:00Z">
              <w:rPr>
                <w:rFonts w:ascii="Times New Roman" w:hAnsi="Times New Roman" w:cs="Times New Roman"/>
                <w:b/>
                <w:bCs/>
                <w:color w:val="FF0000"/>
                <w:shd w:val="clear" w:color="auto" w:fill="FFFFFF"/>
                <w:lang w:val="tk-TM"/>
              </w:rPr>
            </w:rPrChange>
          </w:rPr>
          <w:delText xml:space="preserve"> </w:delText>
        </w:r>
      </w:del>
      <w:proofErr w:type="spellStart"/>
      <w:r w:rsidRPr="000C78B6">
        <w:rPr>
          <w:rFonts w:ascii="Times New Roman" w:hAnsi="Times New Roman" w:cs="Times New Roman"/>
          <w:b/>
          <w:bCs/>
          <w:color w:val="FF0000"/>
          <w:sz w:val="28"/>
          <w:szCs w:val="28"/>
          <w:shd w:val="clear" w:color="auto" w:fill="FFFFFF"/>
          <w:lang w:val="en-GB"/>
          <w:rPrChange w:id="73" w:author="Allanur Yakubov" w:date="2024-05-12T22:45:00Z">
            <w:rPr>
              <w:rFonts w:ascii="Times New Roman" w:hAnsi="Times New Roman" w:cs="Times New Roman"/>
              <w:b/>
              <w:bCs/>
              <w:color w:val="FF0000"/>
              <w:shd w:val="clear" w:color="auto" w:fill="FFFFFF"/>
              <w:lang w:val="en-GB"/>
            </w:rPr>
          </w:rPrChange>
        </w:rPr>
        <w:t>copi</w:t>
      </w:r>
      <w:proofErr w:type="spellEnd"/>
      <w:r>
        <w:rPr>
          <w:rFonts w:ascii="Segoe UI" w:hAnsi="Segoe UI" w:cs="Segoe UI"/>
          <w:color w:val="FF0000"/>
          <w:shd w:val="clear" w:color="auto" w:fill="FFFFFF"/>
          <w:lang w:val="en-GB"/>
        </w:rPr>
        <w:t xml:space="preserve"> </w:t>
      </w:r>
      <w:r>
        <w:rPr>
          <w:rFonts w:ascii="Segoe UI" w:hAnsi="Segoe UI" w:cs="Segoe UI"/>
          <w:shd w:val="clear" w:color="auto" w:fill="FFFFFF"/>
          <w:lang w:val="en-GB"/>
        </w:rPr>
        <w:t xml:space="preserve">= </w:t>
      </w:r>
      <w:r>
        <w:rPr>
          <w:rFonts w:ascii="Times New Roman" w:hAnsi="Times New Roman" w:cs="Times New Roman"/>
          <w:sz w:val="24"/>
          <w:szCs w:val="24"/>
        </w:rPr>
        <w:t>R</w:t>
      </w:r>
      <w:r w:rsidRPr="00A91EA8">
        <w:rPr>
          <w:rFonts w:ascii="Times New Roman" w:hAnsi="Times New Roman" w:cs="Times New Roman"/>
          <w:sz w:val="24"/>
          <w:szCs w:val="24"/>
        </w:rPr>
        <w:t xml:space="preserve">elație care leagă entitățile Parent și Copi, , </w:t>
      </w:r>
      <w:r w:rsidRPr="00A91EA8">
        <w:rPr>
          <w:rFonts w:ascii="Times New Roman" w:hAnsi="Times New Roman" w:cs="Times New Roman"/>
          <w:color w:val="0D0D0D"/>
          <w:sz w:val="24"/>
          <w:szCs w:val="24"/>
          <w:shd w:val="clear" w:color="auto" w:fill="FFFFFF"/>
        </w:rPr>
        <w:t>reflectând legătura dintre acestea(</w:t>
      </w:r>
      <w:ins w:id="74" w:author="Allanur Yakubov" w:date="2024-05-12T23:07:00Z">
        <w:r>
          <w:rPr>
            <w:rFonts w:ascii="Times New Roman" w:hAnsi="Times New Roman" w:cs="Times New Roman"/>
            <w:color w:val="0D0D0D"/>
            <w:sz w:val="24"/>
            <w:szCs w:val="24"/>
            <w:shd w:val="clear" w:color="auto" w:fill="FFFFFF"/>
          </w:rPr>
          <w:t>Care e copilul lui parent</w:t>
        </w:r>
      </w:ins>
    </w:p>
    <w:p w14:paraId="74391682" w14:textId="77777777" w:rsidR="00D939E3" w:rsidRPr="00A91EA8" w:rsidRDefault="00D939E3" w:rsidP="00D939E3">
      <w:pPr>
        <w:pStyle w:val="NoSpacing"/>
        <w:spacing w:line="276" w:lineRule="auto"/>
        <w:jc w:val="both"/>
        <w:rPr>
          <w:rFonts w:ascii="Times New Roman" w:hAnsi="Times New Roman" w:cs="Times New Roman"/>
          <w:b/>
          <w:bCs/>
          <w:sz w:val="24"/>
          <w:szCs w:val="24"/>
          <w:lang w:val="tk-TM"/>
        </w:rPr>
      </w:pPr>
      <w:del w:id="75" w:author="Allanur Yakubov" w:date="2024-05-12T23:07:00Z">
        <w:r w:rsidRPr="00A91EA8" w:rsidDel="00F67CD7">
          <w:rPr>
            <w:rFonts w:ascii="Times New Roman" w:hAnsi="Times New Roman" w:cs="Times New Roman"/>
            <w:color w:val="0D0D0D"/>
            <w:sz w:val="24"/>
            <w:szCs w:val="24"/>
            <w:shd w:val="clear" w:color="auto" w:fill="FFFFFF"/>
          </w:rPr>
          <w:delText xml:space="preserve">Parent </w:delText>
        </w:r>
      </w:del>
      <w:del w:id="76" w:author="Allanur Yakubov" w:date="2024-05-12T23:06:00Z">
        <w:r w:rsidRPr="00A91EA8" w:rsidDel="00F67CD7">
          <w:rPr>
            <w:rFonts w:ascii="Times New Roman" w:hAnsi="Times New Roman" w:cs="Times New Roman"/>
            <w:color w:val="0D0D0D"/>
            <w:sz w:val="24"/>
            <w:szCs w:val="24"/>
            <w:shd w:val="clear" w:color="auto" w:fill="FFFFFF"/>
          </w:rPr>
          <w:delText>are cel putin un copil</w:delText>
        </w:r>
      </w:del>
      <w:r w:rsidRPr="00A91EA8">
        <w:rPr>
          <w:rFonts w:ascii="Times New Roman" w:hAnsi="Times New Roman" w:cs="Times New Roman"/>
          <w:color w:val="0D0D0D"/>
          <w:sz w:val="24"/>
          <w:szCs w:val="24"/>
          <w:shd w:val="clear" w:color="auto" w:fill="FFFFFF"/>
        </w:rPr>
        <w:t xml:space="preserve">, si </w:t>
      </w:r>
      <w:ins w:id="77" w:author="Allanur Yakubov" w:date="2024-05-12T23:07:00Z">
        <w:r>
          <w:rPr>
            <w:rFonts w:ascii="Times New Roman" w:hAnsi="Times New Roman" w:cs="Times New Roman"/>
            <w:color w:val="0D0D0D"/>
            <w:sz w:val="24"/>
            <w:szCs w:val="24"/>
            <w:shd w:val="clear" w:color="auto" w:fill="FFFFFF"/>
          </w:rPr>
          <w:t xml:space="preserve">cine e parent </w:t>
        </w:r>
      </w:ins>
      <w:r w:rsidRPr="00A91EA8">
        <w:rPr>
          <w:rFonts w:ascii="Times New Roman" w:hAnsi="Times New Roman" w:cs="Times New Roman"/>
          <w:color w:val="0D0D0D"/>
          <w:sz w:val="24"/>
          <w:szCs w:val="24"/>
          <w:shd w:val="clear" w:color="auto" w:fill="FFFFFF"/>
        </w:rPr>
        <w:t>copil</w:t>
      </w:r>
      <w:ins w:id="78" w:author="Allanur Yakubov" w:date="2024-05-12T23:08:00Z">
        <w:r>
          <w:rPr>
            <w:rFonts w:ascii="Times New Roman" w:hAnsi="Times New Roman" w:cs="Times New Roman"/>
            <w:color w:val="0D0D0D"/>
            <w:sz w:val="24"/>
            <w:szCs w:val="24"/>
            <w:shd w:val="clear" w:color="auto" w:fill="FFFFFF"/>
          </w:rPr>
          <w:t>ul</w:t>
        </w:r>
      </w:ins>
      <w:del w:id="79" w:author="Allanur Yakubov" w:date="2024-05-12T23:08:00Z">
        <w:r w:rsidRPr="00A91EA8" w:rsidDel="00F67CD7">
          <w:rPr>
            <w:rFonts w:ascii="Times New Roman" w:hAnsi="Times New Roman" w:cs="Times New Roman"/>
            <w:color w:val="0D0D0D"/>
            <w:sz w:val="24"/>
            <w:szCs w:val="24"/>
            <w:shd w:val="clear" w:color="auto" w:fill="FFFFFF"/>
          </w:rPr>
          <w:delText xml:space="preserve"> are singur parent </w:delText>
        </w:r>
      </w:del>
      <w:r w:rsidRPr="00A91EA8">
        <w:rPr>
          <w:rFonts w:ascii="Times New Roman" w:hAnsi="Times New Roman" w:cs="Times New Roman"/>
          <w:color w:val="0D0D0D"/>
          <w:sz w:val="24"/>
          <w:szCs w:val="24"/>
          <w:shd w:val="clear" w:color="auto" w:fill="FFFFFF"/>
        </w:rPr>
        <w:t xml:space="preserve"> )</w:t>
      </w:r>
      <w:r w:rsidRPr="00A91EA8">
        <w:rPr>
          <w:rFonts w:ascii="Times New Roman" w:hAnsi="Times New Roman" w:cs="Times New Roman"/>
          <w:sz w:val="24"/>
          <w:szCs w:val="24"/>
        </w:rPr>
        <w:t xml:space="preserve">  </w:t>
      </w:r>
      <w:r w:rsidRPr="00A91EA8">
        <w:rPr>
          <w:rFonts w:ascii="Times New Roman" w:hAnsi="Times New Roman" w:cs="Times New Roman"/>
          <w:b/>
          <w:bCs/>
          <w:sz w:val="24"/>
          <w:szCs w:val="24"/>
        </w:rPr>
        <w:t>Ea cardinalitatea minimă 1</w:t>
      </w:r>
      <w:r w:rsidRPr="00A91EA8">
        <w:rPr>
          <w:rFonts w:ascii="Times New Roman" w:hAnsi="Times New Roman" w:cs="Times New Roman"/>
          <w:b/>
          <w:bCs/>
          <w:sz w:val="24"/>
          <w:szCs w:val="24"/>
          <w:lang w:val="tk-TM"/>
        </w:rPr>
        <w:t>:</w:t>
      </w:r>
      <w:r w:rsidRPr="00A91EA8">
        <w:rPr>
          <w:rFonts w:ascii="Times New Roman" w:hAnsi="Times New Roman" w:cs="Times New Roman"/>
          <w:b/>
          <w:bCs/>
          <w:sz w:val="24"/>
          <w:szCs w:val="24"/>
          <w:lang w:val="en-GB"/>
        </w:rPr>
        <w:t xml:space="preserve">1 </w:t>
      </w:r>
      <w:proofErr w:type="spellStart"/>
      <w:r w:rsidRPr="00A91EA8">
        <w:rPr>
          <w:rFonts w:ascii="Times New Roman" w:hAnsi="Times New Roman" w:cs="Times New Roman"/>
          <w:b/>
          <w:bCs/>
          <w:sz w:val="24"/>
          <w:szCs w:val="24"/>
          <w:lang w:val="en-GB"/>
        </w:rPr>
        <w:t>si</w:t>
      </w:r>
      <w:proofErr w:type="spellEnd"/>
      <w:r w:rsidRPr="00A91EA8">
        <w:rPr>
          <w:rFonts w:ascii="Times New Roman" w:hAnsi="Times New Roman" w:cs="Times New Roman"/>
          <w:b/>
          <w:bCs/>
          <w:sz w:val="24"/>
          <w:szCs w:val="24"/>
          <w:lang w:val="en-GB"/>
        </w:rPr>
        <w:t xml:space="preserve"> </w:t>
      </w:r>
      <w:r w:rsidRPr="00A91EA8">
        <w:rPr>
          <w:rFonts w:ascii="Times New Roman" w:hAnsi="Times New Roman" w:cs="Times New Roman"/>
          <w:b/>
          <w:bCs/>
          <w:sz w:val="24"/>
          <w:szCs w:val="24"/>
        </w:rPr>
        <w:t>cardinalitatea</w:t>
      </w:r>
      <w:r w:rsidRPr="00A91EA8">
        <w:rPr>
          <w:rFonts w:ascii="Times New Roman" w:hAnsi="Times New Roman" w:cs="Times New Roman"/>
          <w:b/>
          <w:bCs/>
          <w:sz w:val="24"/>
          <w:szCs w:val="24"/>
          <w:lang w:val="en-GB"/>
        </w:rPr>
        <w:t xml:space="preserve"> maxim</w:t>
      </w:r>
      <w:r w:rsidRPr="00A91EA8">
        <w:rPr>
          <w:rFonts w:ascii="Times New Roman" w:hAnsi="Times New Roman" w:cs="Times New Roman"/>
          <w:b/>
          <w:bCs/>
          <w:sz w:val="24"/>
          <w:szCs w:val="24"/>
        </w:rPr>
        <w:t>ă 1</w:t>
      </w:r>
      <w:r w:rsidRPr="00A91EA8">
        <w:rPr>
          <w:rFonts w:ascii="Times New Roman" w:hAnsi="Times New Roman" w:cs="Times New Roman"/>
          <w:b/>
          <w:bCs/>
          <w:sz w:val="24"/>
          <w:szCs w:val="24"/>
          <w:lang w:val="tk-TM"/>
        </w:rPr>
        <w:t>:n.</w:t>
      </w:r>
    </w:p>
    <w:p w14:paraId="4D217FB9" w14:textId="77777777" w:rsidR="00D939E3" w:rsidRDefault="00D939E3" w:rsidP="00D939E3">
      <w:pPr>
        <w:pStyle w:val="NoSpacing"/>
        <w:spacing w:line="276" w:lineRule="auto"/>
        <w:jc w:val="both"/>
        <w:rPr>
          <w:rFonts w:ascii="Times New Roman" w:hAnsi="Times New Roman" w:cs="Times New Roman"/>
          <w:b/>
          <w:bCs/>
          <w:sz w:val="24"/>
          <w:szCs w:val="24"/>
          <w:lang w:val="tk-TM"/>
        </w:rPr>
      </w:pPr>
    </w:p>
    <w:p w14:paraId="192DB7D9" w14:textId="77777777" w:rsidR="00D939E3" w:rsidRDefault="00D939E3" w:rsidP="00D939E3">
      <w:pPr>
        <w:pStyle w:val="NoSpacing"/>
        <w:spacing w:line="276" w:lineRule="auto"/>
        <w:jc w:val="both"/>
        <w:rPr>
          <w:ins w:id="80" w:author="Allanur Yakubov" w:date="2024-05-12T23:03:00Z"/>
          <w:rFonts w:ascii="Segoe UI" w:hAnsi="Segoe UI" w:cs="Segoe UI"/>
          <w:b/>
          <w:bCs/>
          <w:shd w:val="clear" w:color="auto" w:fill="FFFFFF"/>
          <w:lang w:val="tk-TM"/>
        </w:rPr>
      </w:pPr>
      <w:r>
        <w:rPr>
          <w:rFonts w:ascii="Times New Roman" w:hAnsi="Times New Roman" w:cs="Times New Roman"/>
          <w:b/>
          <w:bCs/>
          <w:color w:val="FF0000"/>
          <w:sz w:val="28"/>
          <w:szCs w:val="28"/>
          <w:lang w:val="en-GB"/>
        </w:rPr>
        <w:t>3.</w:t>
      </w:r>
      <w:r w:rsidRPr="004A340B">
        <w:rPr>
          <w:rFonts w:ascii="Times New Roman" w:hAnsi="Times New Roman" w:cs="Times New Roman"/>
          <w:b/>
          <w:bCs/>
          <w:color w:val="FF0000"/>
          <w:sz w:val="28"/>
          <w:szCs w:val="28"/>
          <w:lang w:val="en-GB"/>
        </w:rPr>
        <w:t>Copi</w:t>
      </w:r>
      <w:ins w:id="81" w:author="Allanur Yakubov" w:date="2024-05-12T23:11:00Z">
        <w:r>
          <w:rPr>
            <w:rFonts w:ascii="Times New Roman" w:hAnsi="Times New Roman" w:cs="Times New Roman"/>
            <w:b/>
            <w:bCs/>
            <w:color w:val="FF0000"/>
            <w:sz w:val="28"/>
            <w:szCs w:val="28"/>
            <w:lang w:val="en-GB"/>
          </w:rPr>
          <w:t>_</w:t>
        </w:r>
      </w:ins>
      <w:del w:id="82" w:author="Allanur Yakubov" w:date="2024-05-12T23:11:00Z">
        <w:r w:rsidRPr="004A340B" w:rsidDel="00F67CD7">
          <w:rPr>
            <w:rFonts w:ascii="Times New Roman" w:hAnsi="Times New Roman" w:cs="Times New Roman"/>
            <w:b/>
            <w:bCs/>
            <w:color w:val="FF0000"/>
            <w:sz w:val="28"/>
            <w:szCs w:val="28"/>
            <w:lang w:val="en-GB"/>
          </w:rPr>
          <w:delText xml:space="preserve"> </w:delText>
        </w:r>
      </w:del>
      <w:r w:rsidRPr="004A340B">
        <w:rPr>
          <w:rFonts w:ascii="Times New Roman" w:hAnsi="Times New Roman" w:cs="Times New Roman"/>
          <w:b/>
          <w:bCs/>
          <w:color w:val="FF0000"/>
          <w:sz w:val="28"/>
          <w:szCs w:val="28"/>
          <w:lang w:val="en-GB"/>
        </w:rPr>
        <w:t>e</w:t>
      </w:r>
      <w:ins w:id="83" w:author="Allanur Yakubov" w:date="2024-05-12T23:11:00Z">
        <w:r>
          <w:rPr>
            <w:rFonts w:ascii="Times New Roman" w:hAnsi="Times New Roman" w:cs="Times New Roman"/>
            <w:b/>
            <w:bCs/>
            <w:color w:val="FF0000"/>
            <w:sz w:val="28"/>
            <w:szCs w:val="28"/>
            <w:lang w:val="en-GB"/>
          </w:rPr>
          <w:t>_</w:t>
        </w:r>
      </w:ins>
      <w:del w:id="84" w:author="Allanur Yakubov" w:date="2024-05-12T23:11:00Z">
        <w:r w:rsidRPr="004A340B" w:rsidDel="00F67CD7">
          <w:rPr>
            <w:rFonts w:ascii="Times New Roman" w:hAnsi="Times New Roman" w:cs="Times New Roman"/>
            <w:b/>
            <w:bCs/>
            <w:color w:val="FF0000"/>
            <w:sz w:val="28"/>
            <w:szCs w:val="28"/>
            <w:lang w:val="en-GB"/>
          </w:rPr>
          <w:delText xml:space="preserve"> </w:delText>
        </w:r>
      </w:del>
      <w:ins w:id="85" w:author="Allanur Yakubov" w:date="2024-05-12T23:11:00Z">
        <w:r>
          <w:rPr>
            <w:rFonts w:ascii="Times New Roman" w:hAnsi="Times New Roman" w:cs="Times New Roman"/>
            <w:b/>
            <w:bCs/>
            <w:color w:val="FF0000"/>
            <w:sz w:val="28"/>
            <w:szCs w:val="28"/>
            <w:lang w:val="en-GB"/>
          </w:rPr>
          <w:t>î</w:t>
        </w:r>
      </w:ins>
      <w:del w:id="86" w:author="Allanur Yakubov" w:date="2024-05-12T23:11:00Z">
        <w:r w:rsidRPr="004A340B" w:rsidDel="00F67CD7">
          <w:rPr>
            <w:rFonts w:ascii="Times New Roman" w:hAnsi="Times New Roman" w:cs="Times New Roman"/>
            <w:b/>
            <w:bCs/>
            <w:color w:val="FF0000"/>
            <w:sz w:val="28"/>
            <w:szCs w:val="28"/>
            <w:lang w:val="en-GB"/>
          </w:rPr>
          <w:delText>i</w:delText>
        </w:r>
      </w:del>
      <w:r w:rsidRPr="004A340B">
        <w:rPr>
          <w:rFonts w:ascii="Times New Roman" w:hAnsi="Times New Roman" w:cs="Times New Roman"/>
          <w:b/>
          <w:bCs/>
          <w:color w:val="FF0000"/>
          <w:sz w:val="28"/>
          <w:szCs w:val="28"/>
          <w:lang w:val="en-GB"/>
        </w:rPr>
        <w:t>n</w:t>
      </w:r>
      <w:ins w:id="87" w:author="Allanur Yakubov" w:date="2024-05-12T23:11:00Z">
        <w:r>
          <w:rPr>
            <w:rFonts w:ascii="Times New Roman" w:hAnsi="Times New Roman" w:cs="Times New Roman"/>
            <w:b/>
            <w:bCs/>
            <w:color w:val="FF0000"/>
            <w:sz w:val="28"/>
            <w:szCs w:val="28"/>
            <w:lang w:val="en-GB"/>
          </w:rPr>
          <w:t>_</w:t>
        </w:r>
      </w:ins>
      <w:del w:id="88" w:author="Allanur Yakubov" w:date="2024-05-12T23:11:00Z">
        <w:r w:rsidRPr="004A340B" w:rsidDel="00F67CD7">
          <w:rPr>
            <w:rFonts w:ascii="Times New Roman" w:hAnsi="Times New Roman" w:cs="Times New Roman"/>
            <w:b/>
            <w:bCs/>
            <w:color w:val="FF0000"/>
            <w:sz w:val="28"/>
            <w:szCs w:val="28"/>
            <w:lang w:val="en-GB"/>
          </w:rPr>
          <w:delText xml:space="preserve"> </w:delText>
        </w:r>
      </w:del>
      <w:r w:rsidRPr="004A340B">
        <w:rPr>
          <w:rFonts w:ascii="Times New Roman" w:hAnsi="Times New Roman" w:cs="Times New Roman"/>
          <w:b/>
          <w:bCs/>
          <w:color w:val="FF0000"/>
          <w:sz w:val="28"/>
          <w:szCs w:val="28"/>
          <w:lang w:val="en-GB"/>
        </w:rPr>
        <w:t>grupa</w:t>
      </w:r>
      <w:r>
        <w:rPr>
          <w:rFonts w:ascii="Times New Roman" w:hAnsi="Times New Roman" w:cs="Times New Roman"/>
          <w:b/>
          <w:bCs/>
          <w:color w:val="FF0000"/>
          <w:sz w:val="28"/>
          <w:szCs w:val="28"/>
          <w:lang w:val="en-GB"/>
        </w:rPr>
        <w:t xml:space="preserve"> </w:t>
      </w:r>
      <w:r>
        <w:rPr>
          <w:rFonts w:ascii="Segoe UI" w:hAnsi="Segoe UI" w:cs="Segoe UI"/>
          <w:shd w:val="clear" w:color="auto" w:fill="FFFFFF"/>
          <w:lang w:val="en-GB"/>
        </w:rPr>
        <w:t xml:space="preserve">= </w:t>
      </w:r>
      <w:r>
        <w:rPr>
          <w:rFonts w:ascii="Times New Roman" w:hAnsi="Times New Roman" w:cs="Times New Roman"/>
          <w:sz w:val="24"/>
          <w:szCs w:val="24"/>
        </w:rPr>
        <w:t>R</w:t>
      </w:r>
      <w:r w:rsidRPr="00A91EA8">
        <w:rPr>
          <w:rFonts w:ascii="Times New Roman" w:hAnsi="Times New Roman" w:cs="Times New Roman"/>
          <w:sz w:val="24"/>
          <w:szCs w:val="24"/>
        </w:rPr>
        <w:t>elație</w:t>
      </w:r>
      <w:r>
        <w:rPr>
          <w:rFonts w:ascii="Segoe UI" w:hAnsi="Segoe UI" w:cs="Segoe UI"/>
          <w:shd w:val="clear" w:color="auto" w:fill="FFFFFF"/>
        </w:rPr>
        <w:t xml:space="preserve"> de tip one-to-many care leagă entitățile Copi și Grupa.Relație are </w:t>
      </w:r>
      <w:r w:rsidRPr="00A91EA8">
        <w:rPr>
          <w:rFonts w:ascii="Segoe UI" w:hAnsi="Segoe UI" w:cs="Segoe UI"/>
          <w:b/>
          <w:bCs/>
          <w:shd w:val="clear" w:color="auto" w:fill="FFFFFF"/>
        </w:rPr>
        <w:t>cardinalitatea minimă 1</w:t>
      </w:r>
      <w:r w:rsidRPr="00A91EA8">
        <w:rPr>
          <w:rFonts w:ascii="Segoe UI" w:hAnsi="Segoe UI" w:cs="Segoe UI"/>
          <w:b/>
          <w:bCs/>
          <w:shd w:val="clear" w:color="auto" w:fill="FFFFFF"/>
          <w:lang w:val="tk-TM"/>
        </w:rPr>
        <w:t xml:space="preserve">:1 si </w:t>
      </w:r>
      <w:r w:rsidRPr="00A91EA8">
        <w:rPr>
          <w:rFonts w:ascii="Segoe UI" w:hAnsi="Segoe UI" w:cs="Segoe UI"/>
          <w:b/>
          <w:bCs/>
          <w:shd w:val="clear" w:color="auto" w:fill="FFFFFF"/>
        </w:rPr>
        <w:t>cardinalitatea</w:t>
      </w:r>
      <w:r w:rsidRPr="00A91EA8">
        <w:rPr>
          <w:rFonts w:ascii="Segoe UI" w:hAnsi="Segoe UI" w:cs="Segoe UI"/>
          <w:b/>
          <w:bCs/>
          <w:shd w:val="clear" w:color="auto" w:fill="FFFFFF"/>
          <w:lang w:val="en-GB"/>
        </w:rPr>
        <w:t xml:space="preserve"> maxim</w:t>
      </w:r>
      <w:r w:rsidRPr="00A91EA8">
        <w:rPr>
          <w:rFonts w:ascii="Segoe UI" w:hAnsi="Segoe UI" w:cs="Segoe UI"/>
          <w:b/>
          <w:bCs/>
          <w:shd w:val="clear" w:color="auto" w:fill="FFFFFF"/>
        </w:rPr>
        <w:t xml:space="preserve">ă </w:t>
      </w:r>
      <w:proofErr w:type="gramStart"/>
      <w:r w:rsidRPr="00A91EA8">
        <w:rPr>
          <w:rFonts w:ascii="Segoe UI" w:hAnsi="Segoe UI" w:cs="Segoe UI"/>
          <w:b/>
          <w:bCs/>
          <w:shd w:val="clear" w:color="auto" w:fill="FFFFFF"/>
        </w:rPr>
        <w:t>1</w:t>
      </w:r>
      <w:r w:rsidRPr="00A91EA8">
        <w:rPr>
          <w:rFonts w:ascii="Segoe UI" w:hAnsi="Segoe UI" w:cs="Segoe UI"/>
          <w:b/>
          <w:bCs/>
          <w:shd w:val="clear" w:color="auto" w:fill="FFFFFF"/>
          <w:lang w:val="tk-TM"/>
        </w:rPr>
        <w:t>:</w:t>
      </w:r>
      <w:r>
        <w:rPr>
          <w:rFonts w:ascii="Segoe UI" w:hAnsi="Segoe UI" w:cs="Segoe UI"/>
          <w:b/>
          <w:bCs/>
          <w:shd w:val="clear" w:color="auto" w:fill="FFFFFF"/>
          <w:lang w:val="en-GB"/>
        </w:rPr>
        <w:t>n</w:t>
      </w:r>
      <w:r>
        <w:rPr>
          <w:rFonts w:ascii="Segoe UI" w:hAnsi="Segoe UI" w:cs="Segoe UI"/>
          <w:b/>
          <w:bCs/>
          <w:shd w:val="clear" w:color="auto" w:fill="FFFFFF"/>
          <w:lang w:val="tk-TM"/>
        </w:rPr>
        <w:t>.</w:t>
      </w:r>
      <w:proofErr w:type="gramEnd"/>
    </w:p>
    <w:p w14:paraId="1978F35A" w14:textId="455AEC50" w:rsidR="00D939E3" w:rsidRPr="00F73558" w:rsidRDefault="00D939E3" w:rsidP="00D939E3">
      <w:pPr>
        <w:pStyle w:val="NoSpacing"/>
        <w:spacing w:line="276" w:lineRule="auto"/>
        <w:jc w:val="both"/>
        <w:rPr>
          <w:ins w:id="89" w:author="Allanur Yakubov" w:date="2024-05-12T23:16:00Z"/>
          <w:rFonts w:ascii="Times New Roman" w:hAnsi="Times New Roman" w:cs="Times New Roman"/>
          <w:b/>
          <w:bCs/>
          <w:color w:val="FF0000"/>
          <w:sz w:val="28"/>
          <w:szCs w:val="28"/>
          <w:shd w:val="clear" w:color="auto" w:fill="FFFFFF"/>
          <w:rPrChange w:id="90" w:author="Allanur Yakubov" w:date="2024-05-12T23:18:00Z">
            <w:rPr>
              <w:ins w:id="91" w:author="Allanur Yakubov" w:date="2024-05-12T23:16:00Z"/>
              <w:rFonts w:ascii="Segoe UI" w:hAnsi="Segoe UI" w:cs="Segoe UI"/>
              <w:b/>
              <w:bCs/>
              <w:shd w:val="clear" w:color="auto" w:fill="FFFFFF"/>
              <w:lang w:val="tk-TM"/>
            </w:rPr>
          </w:rPrChange>
        </w:rPr>
      </w:pPr>
    </w:p>
    <w:p w14:paraId="501C93F1" w14:textId="77777777" w:rsidR="00D939E3" w:rsidRPr="00E50DE1" w:rsidRDefault="00D939E3" w:rsidP="00D939E3">
      <w:pPr>
        <w:pStyle w:val="NoSpacing"/>
        <w:spacing w:line="276" w:lineRule="auto"/>
        <w:jc w:val="both"/>
        <w:rPr>
          <w:ins w:id="92" w:author="Allanur Yakubov" w:date="2024-05-12T23:03:00Z"/>
          <w:rFonts w:ascii="Segoe UI" w:hAnsi="Segoe UI" w:cs="Segoe UI"/>
          <w:b/>
          <w:bCs/>
          <w:shd w:val="clear" w:color="auto" w:fill="FFFFFF"/>
          <w:rPrChange w:id="93" w:author="Allanur Yakubov" w:date="2024-05-12T23:03:00Z">
            <w:rPr>
              <w:ins w:id="94" w:author="Allanur Yakubov" w:date="2024-05-12T23:03:00Z"/>
              <w:rFonts w:ascii="Segoe UI" w:hAnsi="Segoe UI" w:cs="Segoe UI"/>
              <w:b/>
              <w:bCs/>
              <w:shd w:val="clear" w:color="auto" w:fill="FFFFFF"/>
              <w:lang w:val="tk-TM"/>
            </w:rPr>
          </w:rPrChange>
        </w:rPr>
      </w:pPr>
    </w:p>
    <w:p w14:paraId="787D120E" w14:textId="7A353CD5" w:rsidR="00D939E3" w:rsidRPr="00F73558" w:rsidRDefault="00D939E3" w:rsidP="00D939E3">
      <w:pPr>
        <w:pStyle w:val="NoSpacing"/>
        <w:spacing w:line="276" w:lineRule="auto"/>
        <w:jc w:val="both"/>
        <w:rPr>
          <w:rFonts w:ascii="Times New Roman" w:hAnsi="Times New Roman" w:cs="Times New Roman"/>
          <w:sz w:val="24"/>
          <w:szCs w:val="24"/>
          <w:shd w:val="clear" w:color="auto" w:fill="FFFFFF"/>
          <w:lang w:val="en-GB"/>
          <w:rPrChange w:id="95" w:author="Allanur Yakubov" w:date="2024-05-12T23:20:00Z">
            <w:rPr>
              <w:rFonts w:ascii="Cambria" w:hAnsi="Cambria" w:cs="Segoe UI"/>
              <w:b/>
              <w:bCs/>
              <w:shd w:val="clear" w:color="auto" w:fill="FFFFFF"/>
              <w:lang w:val="tk-TM"/>
            </w:rPr>
          </w:rPrChange>
        </w:rPr>
      </w:pPr>
      <w:proofErr w:type="spellStart"/>
      <w:ins w:id="96" w:author="Allanur Yakubov" w:date="2024-05-12T22:55:00Z">
        <w:r>
          <w:rPr>
            <w:rFonts w:ascii="Times New Roman" w:hAnsi="Times New Roman" w:cs="Times New Roman"/>
            <w:b/>
            <w:bCs/>
            <w:color w:val="FF0000"/>
            <w:sz w:val="28"/>
            <w:szCs w:val="28"/>
            <w:shd w:val="clear" w:color="auto" w:fill="FFFFFF"/>
            <w:lang w:val="en-GB"/>
          </w:rPr>
          <w:t>Angajat_preda_subiect_la_grupa</w:t>
        </w:r>
      </w:ins>
      <w:proofErr w:type="spellEnd"/>
      <w:ins w:id="97" w:author="Allanur Yakubov" w:date="2024-05-12T22:57:00Z">
        <w:r>
          <w:rPr>
            <w:rFonts w:ascii="Times New Roman" w:hAnsi="Times New Roman" w:cs="Times New Roman"/>
            <w:b/>
            <w:bCs/>
            <w:color w:val="FF0000"/>
            <w:sz w:val="28"/>
            <w:szCs w:val="28"/>
            <w:shd w:val="clear" w:color="auto" w:fill="FFFFFF"/>
            <w:lang w:val="en-GB"/>
          </w:rPr>
          <w:t xml:space="preserve"> </w:t>
        </w:r>
        <w:r>
          <w:rPr>
            <w:rFonts w:ascii="Times New Roman" w:hAnsi="Times New Roman" w:cs="Times New Roman"/>
            <w:sz w:val="24"/>
            <w:szCs w:val="24"/>
          </w:rPr>
          <w:t>=R</w:t>
        </w:r>
        <w:r w:rsidRPr="00A91EA8">
          <w:rPr>
            <w:rFonts w:ascii="Times New Roman" w:hAnsi="Times New Roman" w:cs="Times New Roman"/>
            <w:sz w:val="24"/>
            <w:szCs w:val="24"/>
          </w:rPr>
          <w:t>elație</w:t>
        </w:r>
        <w:r>
          <w:rPr>
            <w:rFonts w:ascii="Times New Roman" w:hAnsi="Times New Roman" w:cs="Times New Roman"/>
            <w:sz w:val="24"/>
            <w:szCs w:val="24"/>
          </w:rPr>
          <w:t xml:space="preserve"> de </w:t>
        </w:r>
      </w:ins>
      <w:ins w:id="98" w:author="Allanur Yakubov" w:date="2024-05-12T22:58:00Z">
        <w:r>
          <w:rPr>
            <w:rFonts w:ascii="Times New Roman" w:hAnsi="Times New Roman" w:cs="Times New Roman"/>
            <w:sz w:val="24"/>
            <w:szCs w:val="24"/>
          </w:rPr>
          <w:t xml:space="preserve">tip </w:t>
        </w:r>
        <w:r w:rsidRPr="00E50DE1">
          <w:rPr>
            <w:rFonts w:ascii="Times New Roman" w:hAnsi="Times New Roman" w:cs="Times New Roman"/>
            <w:i/>
            <w:iCs/>
            <w:sz w:val="24"/>
            <w:szCs w:val="24"/>
            <w:rPrChange w:id="99" w:author="Allanur Yakubov" w:date="2024-05-12T22:58:00Z">
              <w:rPr>
                <w:rFonts w:ascii="Times New Roman" w:hAnsi="Times New Roman" w:cs="Times New Roman"/>
                <w:sz w:val="24"/>
                <w:szCs w:val="24"/>
              </w:rPr>
            </w:rPrChange>
          </w:rPr>
          <w:t>many_to_many</w:t>
        </w:r>
      </w:ins>
      <w:ins w:id="100" w:author="Allanur Yakubov" w:date="2024-05-12T22:59:00Z">
        <w:r>
          <w:rPr>
            <w:rFonts w:ascii="Times New Roman" w:hAnsi="Times New Roman" w:cs="Times New Roman"/>
            <w:sz w:val="24"/>
            <w:szCs w:val="24"/>
          </w:rPr>
          <w:t xml:space="preserve"> c</w:t>
        </w:r>
      </w:ins>
      <w:ins w:id="101" w:author="Allanur Yakubov" w:date="2024-05-12T23:02:00Z">
        <w:r>
          <w:rPr>
            <w:rFonts w:ascii="Times New Roman" w:hAnsi="Times New Roman" w:cs="Times New Roman"/>
            <w:sz w:val="24"/>
            <w:szCs w:val="24"/>
          </w:rPr>
          <w:t>are</w:t>
        </w:r>
      </w:ins>
      <w:ins w:id="102" w:author="Allanur Yakubov" w:date="2024-05-12T22:59:00Z">
        <w:r>
          <w:rPr>
            <w:rFonts w:ascii="Times New Roman" w:hAnsi="Times New Roman" w:cs="Times New Roman"/>
            <w:sz w:val="24"/>
            <w:szCs w:val="24"/>
          </w:rPr>
          <w:t xml:space="preserve"> leagă Angajat,</w:t>
        </w:r>
      </w:ins>
      <w:ins w:id="103" w:author="Allanur Yakubov" w:date="2024-05-12T23:20:00Z">
        <w:r>
          <w:rPr>
            <w:rFonts w:ascii="Times New Roman" w:hAnsi="Times New Roman" w:cs="Times New Roman"/>
            <w:sz w:val="24"/>
            <w:szCs w:val="24"/>
          </w:rPr>
          <w:t xml:space="preserve"> </w:t>
        </w:r>
      </w:ins>
      <w:ins w:id="104" w:author="Allanur Yakubov" w:date="2024-05-12T22:59:00Z">
        <w:r>
          <w:rPr>
            <w:rFonts w:ascii="Times New Roman" w:hAnsi="Times New Roman" w:cs="Times New Roman"/>
            <w:sz w:val="24"/>
            <w:szCs w:val="24"/>
          </w:rPr>
          <w:t>Subiect,</w:t>
        </w:r>
      </w:ins>
      <w:ins w:id="105" w:author="Allanur Yakubov" w:date="2024-05-12T23:20:00Z">
        <w:r>
          <w:rPr>
            <w:rFonts w:ascii="Times New Roman" w:hAnsi="Times New Roman" w:cs="Times New Roman"/>
            <w:sz w:val="24"/>
            <w:szCs w:val="24"/>
          </w:rPr>
          <w:t xml:space="preserve"> </w:t>
        </w:r>
      </w:ins>
      <w:ins w:id="106" w:author="Allanur Yakubov" w:date="2024-05-12T22:59:00Z">
        <w:r>
          <w:rPr>
            <w:rFonts w:ascii="Times New Roman" w:hAnsi="Times New Roman" w:cs="Times New Roman"/>
            <w:sz w:val="24"/>
            <w:szCs w:val="24"/>
          </w:rPr>
          <w:t xml:space="preserve">Grupa reflectând cine a preda un </w:t>
        </w:r>
      </w:ins>
      <w:ins w:id="107" w:author="Allanur Yakubov" w:date="2024-05-12T23:00:00Z">
        <w:r>
          <w:rPr>
            <w:rFonts w:ascii="Times New Roman" w:hAnsi="Times New Roman" w:cs="Times New Roman"/>
            <w:sz w:val="24"/>
            <w:szCs w:val="24"/>
          </w:rPr>
          <w:t>subiect,</w:t>
        </w:r>
      </w:ins>
      <w:ins w:id="108" w:author="Allanur Yakubov" w:date="2024-05-12T23:21:00Z">
        <w:r>
          <w:rPr>
            <w:rFonts w:ascii="Times New Roman" w:hAnsi="Times New Roman" w:cs="Times New Roman"/>
            <w:sz w:val="24"/>
            <w:szCs w:val="24"/>
          </w:rPr>
          <w:t xml:space="preserve"> </w:t>
        </w:r>
      </w:ins>
      <w:ins w:id="109" w:author="Allanur Yakubov" w:date="2024-05-12T23:00:00Z">
        <w:r>
          <w:rPr>
            <w:rFonts w:ascii="Times New Roman" w:hAnsi="Times New Roman" w:cs="Times New Roman"/>
            <w:sz w:val="24"/>
            <w:szCs w:val="24"/>
          </w:rPr>
          <w:t>la ce grupa.</w:t>
        </w:r>
      </w:ins>
      <w:ins w:id="110" w:author="Allanur Yakubov" w:date="2024-05-12T23:21:00Z">
        <w:r>
          <w:rPr>
            <w:rFonts w:ascii="Times New Roman" w:hAnsi="Times New Roman" w:cs="Times New Roman"/>
            <w:sz w:val="24"/>
            <w:szCs w:val="24"/>
          </w:rPr>
          <w:t xml:space="preserve"> </w:t>
        </w:r>
      </w:ins>
      <w:ins w:id="111" w:author="Allanur Yakubov" w:date="2024-05-12T23:00:00Z">
        <w:r>
          <w:rPr>
            <w:rFonts w:ascii="Times New Roman" w:hAnsi="Times New Roman" w:cs="Times New Roman"/>
            <w:sz w:val="24"/>
            <w:szCs w:val="24"/>
          </w:rPr>
          <w:t xml:space="preserve">Denumirea acestei e </w:t>
        </w:r>
        <w:r w:rsidRPr="00E50DE1">
          <w:rPr>
            <w:rFonts w:ascii="Times New Roman" w:hAnsi="Times New Roman" w:cs="Times New Roman"/>
            <w:b/>
            <w:bCs/>
            <w:i/>
            <w:iCs/>
            <w:sz w:val="24"/>
            <w:szCs w:val="24"/>
            <w:rPrChange w:id="112" w:author="Allanur Yakubov" w:date="2024-05-12T23:01:00Z">
              <w:rPr>
                <w:rFonts w:ascii="Times New Roman" w:hAnsi="Times New Roman" w:cs="Times New Roman"/>
                <w:sz w:val="24"/>
                <w:szCs w:val="24"/>
              </w:rPr>
            </w:rPrChange>
          </w:rPr>
          <w:t>Lec</w:t>
        </w:r>
      </w:ins>
      <w:ins w:id="113" w:author="Allanur Yakubov" w:date="2024-05-12T23:01:00Z">
        <w:r w:rsidRPr="00E50DE1">
          <w:rPr>
            <w:rFonts w:ascii="Times New Roman" w:hAnsi="Times New Roman" w:cs="Times New Roman"/>
            <w:b/>
            <w:bCs/>
            <w:i/>
            <w:iCs/>
            <w:sz w:val="24"/>
            <w:szCs w:val="24"/>
            <w:rPrChange w:id="114" w:author="Allanur Yakubov" w:date="2024-05-12T23:01:00Z">
              <w:rPr>
                <w:rFonts w:ascii="Times New Roman" w:hAnsi="Times New Roman" w:cs="Times New Roman"/>
                <w:sz w:val="24"/>
                <w:szCs w:val="24"/>
              </w:rPr>
            </w:rPrChange>
          </w:rPr>
          <w:t>ție</w:t>
        </w:r>
        <w:r>
          <w:rPr>
            <w:rFonts w:ascii="Times New Roman" w:hAnsi="Times New Roman" w:cs="Times New Roman"/>
            <w:b/>
            <w:bCs/>
            <w:i/>
            <w:iCs/>
            <w:sz w:val="24"/>
            <w:szCs w:val="24"/>
          </w:rPr>
          <w:t>.</w:t>
        </w:r>
      </w:ins>
    </w:p>
    <w:p w14:paraId="712AA3BC" w14:textId="77777777" w:rsidR="00D939E3" w:rsidRDefault="00D939E3" w:rsidP="00D939E3">
      <w:pPr>
        <w:pStyle w:val="NoSpacing"/>
        <w:spacing w:line="276" w:lineRule="auto"/>
        <w:jc w:val="both"/>
        <w:rPr>
          <w:ins w:id="115" w:author="Allanur Yakubov" w:date="2024-05-12T23:24:00Z"/>
          <w:rFonts w:ascii="Times New Roman" w:hAnsi="Times New Roman" w:cs="Times New Roman"/>
          <w:sz w:val="24"/>
          <w:szCs w:val="24"/>
          <w:lang w:val="en-GB"/>
        </w:rPr>
      </w:pPr>
    </w:p>
    <w:p w14:paraId="0BD85EDB" w14:textId="77777777" w:rsidR="00D939E3" w:rsidRDefault="00D939E3" w:rsidP="00D939E3">
      <w:pPr>
        <w:pStyle w:val="NoSpacing"/>
        <w:spacing w:line="276" w:lineRule="auto"/>
        <w:jc w:val="both"/>
        <w:rPr>
          <w:ins w:id="116" w:author="Allanur Yakubov" w:date="2024-05-12T23:24:00Z"/>
          <w:rFonts w:ascii="Times New Roman" w:hAnsi="Times New Roman" w:cs="Times New Roman"/>
          <w:sz w:val="24"/>
          <w:szCs w:val="24"/>
          <w:lang w:val="en-GB"/>
        </w:rPr>
      </w:pPr>
    </w:p>
    <w:p w14:paraId="06BBBF45" w14:textId="77777777" w:rsidR="00D939E3" w:rsidRPr="0078119A" w:rsidRDefault="00D939E3" w:rsidP="00D939E3">
      <w:pPr>
        <w:pStyle w:val="NoSpacing"/>
        <w:spacing w:line="276" w:lineRule="auto"/>
        <w:jc w:val="both"/>
        <w:rPr>
          <w:ins w:id="117" w:author="Allanur Yakubov" w:date="2024-05-12T23:24:00Z"/>
          <w:rFonts w:ascii="Times New Roman" w:hAnsi="Times New Roman" w:cs="Times New Roman"/>
          <w:b/>
          <w:bCs/>
          <w:sz w:val="28"/>
          <w:szCs w:val="28"/>
          <w:lang w:val="en-GB"/>
          <w:rPrChange w:id="118" w:author="Allanur Yakubov" w:date="2024-05-12T23:27:00Z">
            <w:rPr>
              <w:ins w:id="119" w:author="Allanur Yakubov" w:date="2024-05-12T23:24:00Z"/>
              <w:rFonts w:ascii="Times New Roman" w:hAnsi="Times New Roman" w:cs="Times New Roman"/>
              <w:sz w:val="24"/>
              <w:szCs w:val="24"/>
              <w:lang w:val="en-GB"/>
            </w:rPr>
          </w:rPrChange>
        </w:rPr>
      </w:pPr>
    </w:p>
    <w:p w14:paraId="6BA56705" w14:textId="77777777" w:rsidR="00D939E3" w:rsidRDefault="00D939E3" w:rsidP="00D939E3">
      <w:pPr>
        <w:pStyle w:val="NoSpacing"/>
        <w:spacing w:line="276" w:lineRule="auto"/>
        <w:jc w:val="both"/>
        <w:rPr>
          <w:ins w:id="120" w:author="Allanur Yakubov" w:date="2024-05-12T23:27:00Z"/>
          <w:rFonts w:cstheme="minorHAnsi"/>
          <w:b/>
          <w:bCs/>
          <w:sz w:val="28"/>
          <w:szCs w:val="28"/>
        </w:rPr>
      </w:pPr>
      <w:ins w:id="121" w:author="Allanur Yakubov" w:date="2024-05-12T23:27:00Z">
        <w:r w:rsidRPr="0078119A">
          <w:rPr>
            <w:rFonts w:cstheme="minorHAnsi"/>
            <w:b/>
            <w:bCs/>
            <w:sz w:val="28"/>
            <w:szCs w:val="28"/>
            <w:rPrChange w:id="122" w:author="Allanur Yakubov" w:date="2024-05-12T23:27:00Z">
              <w:rPr>
                <w:rFonts w:cstheme="minorHAnsi"/>
              </w:rPr>
            </w:rPrChange>
          </w:rPr>
          <w:t>5</w:t>
        </w:r>
      </w:ins>
      <w:ins w:id="123" w:author="Allanur Yakubov" w:date="2024-05-12T23:28:00Z">
        <w:r>
          <w:rPr>
            <w:rFonts w:cstheme="minorHAnsi"/>
            <w:b/>
            <w:bCs/>
            <w:sz w:val="28"/>
            <w:szCs w:val="28"/>
          </w:rPr>
          <w:t>.</w:t>
        </w:r>
      </w:ins>
      <w:ins w:id="124" w:author="Allanur Yakubov" w:date="2024-05-12T23:27:00Z">
        <w:r w:rsidRPr="0078119A">
          <w:rPr>
            <w:rFonts w:cstheme="minorHAnsi"/>
            <w:b/>
            <w:bCs/>
            <w:sz w:val="28"/>
            <w:szCs w:val="28"/>
            <w:rPrChange w:id="125" w:author="Allanur Yakubov" w:date="2024-05-12T23:27:00Z">
              <w:rPr>
                <w:rFonts w:cstheme="minorHAnsi"/>
              </w:rPr>
            </w:rPrChange>
          </w:rPr>
          <w:t xml:space="preserve">Descrierea atributelor, incluzând tipul de date </w:t>
        </w:r>
        <w:r w:rsidRPr="0078119A">
          <w:rPr>
            <w:rFonts w:ascii="Cambria" w:hAnsi="Cambria" w:cs="Cambria"/>
            <w:b/>
            <w:bCs/>
            <w:sz w:val="28"/>
            <w:szCs w:val="28"/>
            <w:rPrChange w:id="126" w:author="Allanur Yakubov" w:date="2024-05-12T23:27:00Z">
              <w:rPr>
                <w:rFonts w:ascii="Cambria" w:hAnsi="Cambria" w:cs="Cambria"/>
              </w:rPr>
            </w:rPrChange>
          </w:rPr>
          <w:t>ș</w:t>
        </w:r>
        <w:r w:rsidRPr="0078119A">
          <w:rPr>
            <w:rFonts w:cstheme="minorHAnsi"/>
            <w:b/>
            <w:bCs/>
            <w:sz w:val="28"/>
            <w:szCs w:val="28"/>
            <w:rPrChange w:id="127" w:author="Allanur Yakubov" w:date="2024-05-12T23:27:00Z">
              <w:rPr>
                <w:rFonts w:cstheme="minorHAnsi"/>
              </w:rPr>
            </w:rPrChange>
          </w:rPr>
          <w:t>i eventualele constr</w:t>
        </w:r>
        <w:r w:rsidRPr="0078119A">
          <w:rPr>
            <w:rFonts w:ascii="Rockwell" w:hAnsi="Rockwell" w:cs="Rockwell"/>
            <w:b/>
            <w:bCs/>
            <w:sz w:val="28"/>
            <w:szCs w:val="28"/>
            <w:rPrChange w:id="128" w:author="Allanur Yakubov" w:date="2024-05-12T23:27:00Z">
              <w:rPr>
                <w:rFonts w:ascii="Rockwell" w:hAnsi="Rockwell" w:cs="Rockwell"/>
              </w:rPr>
            </w:rPrChange>
          </w:rPr>
          <w:t>â</w:t>
        </w:r>
        <w:r w:rsidRPr="0078119A">
          <w:rPr>
            <w:rFonts w:cstheme="minorHAnsi"/>
            <w:b/>
            <w:bCs/>
            <w:sz w:val="28"/>
            <w:szCs w:val="28"/>
            <w:rPrChange w:id="129" w:author="Allanur Yakubov" w:date="2024-05-12T23:27:00Z">
              <w:rPr>
                <w:rFonts w:cstheme="minorHAnsi"/>
              </w:rPr>
            </w:rPrChange>
          </w:rPr>
          <w:t>ngeri, valori implicite, valori posibile ale atributelor.</w:t>
        </w:r>
      </w:ins>
    </w:p>
    <w:p w14:paraId="436E2A6B" w14:textId="77777777" w:rsidR="00D939E3" w:rsidRDefault="00D939E3" w:rsidP="00D939E3">
      <w:pPr>
        <w:pStyle w:val="NoSpacing"/>
        <w:spacing w:line="276" w:lineRule="auto"/>
        <w:jc w:val="both"/>
        <w:rPr>
          <w:ins w:id="130" w:author="Allanur Yakubov" w:date="2024-05-12T23:27:00Z"/>
          <w:rFonts w:cstheme="minorHAnsi"/>
          <w:b/>
          <w:bCs/>
          <w:sz w:val="28"/>
          <w:szCs w:val="28"/>
        </w:rPr>
      </w:pPr>
    </w:p>
    <w:p w14:paraId="745E3198" w14:textId="77777777" w:rsidR="00D939E3" w:rsidRDefault="00D939E3" w:rsidP="00D939E3">
      <w:pPr>
        <w:pStyle w:val="NoSpacing"/>
        <w:spacing w:line="276" w:lineRule="auto"/>
        <w:jc w:val="both"/>
        <w:rPr>
          <w:ins w:id="131" w:author="Allanur Yakubov" w:date="2024-05-12T23:48:00Z"/>
          <w:rFonts w:ascii="Times New Roman" w:hAnsi="Times New Roman" w:cs="Times New Roman"/>
          <w:color w:val="FF0000"/>
          <w:sz w:val="24"/>
          <w:szCs w:val="24"/>
        </w:rPr>
      </w:pPr>
      <w:ins w:id="132" w:author="Allanur Yakubov" w:date="2024-05-12T23:31:00Z">
        <w:r w:rsidRPr="0017002A">
          <w:rPr>
            <w:rFonts w:ascii="Times New Roman" w:hAnsi="Times New Roman" w:cs="Times New Roman"/>
            <w:sz w:val="24"/>
            <w:szCs w:val="24"/>
            <w:lang w:val="en-GB"/>
          </w:rPr>
          <w:t>1</w:t>
        </w:r>
        <w:r w:rsidRPr="0078119A">
          <w:rPr>
            <w:rFonts w:ascii="Times New Roman" w:hAnsi="Times New Roman" w:cs="Times New Roman"/>
            <w:sz w:val="24"/>
            <w:szCs w:val="24"/>
            <w:lang w:val="en-GB"/>
          </w:rPr>
          <w:t>.</w:t>
        </w:r>
      </w:ins>
      <w:proofErr w:type="spellStart"/>
      <w:ins w:id="133" w:author="Allanur Yakubov" w:date="2024-05-12T23:32:00Z">
        <w:r w:rsidRPr="0078119A">
          <w:rPr>
            <w:rFonts w:ascii="Times New Roman" w:hAnsi="Times New Roman" w:cs="Times New Roman"/>
            <w:color w:val="000000" w:themeColor="text1"/>
            <w:sz w:val="24"/>
            <w:szCs w:val="24"/>
            <w:lang w:val="en-US"/>
            <w:rPrChange w:id="134" w:author="Allanur Yakubov" w:date="2024-05-12T23:32:00Z">
              <w:rPr>
                <w:rFonts w:cstheme="minorHAnsi"/>
                <w:color w:val="000000" w:themeColor="text1"/>
                <w:lang w:val="en-US"/>
              </w:rPr>
            </w:rPrChange>
          </w:rPr>
          <w:t>Atributele</w:t>
        </w:r>
        <w:proofErr w:type="spellEnd"/>
        <w:r w:rsidRPr="0078119A">
          <w:rPr>
            <w:rFonts w:ascii="Times New Roman" w:hAnsi="Times New Roman" w:cs="Times New Roman"/>
            <w:color w:val="000000" w:themeColor="text1"/>
            <w:sz w:val="24"/>
            <w:szCs w:val="24"/>
            <w:lang w:val="en-US"/>
            <w:rPrChange w:id="135" w:author="Allanur Yakubov" w:date="2024-05-12T23:32:00Z">
              <w:rPr>
                <w:rFonts w:cstheme="minorHAnsi"/>
                <w:color w:val="000000" w:themeColor="text1"/>
                <w:lang w:val="en-US"/>
              </w:rPr>
            </w:rPrChange>
          </w:rPr>
          <w:t xml:space="preserve"> </w:t>
        </w:r>
        <w:proofErr w:type="spellStart"/>
        <w:r w:rsidRPr="0078119A">
          <w:rPr>
            <w:rFonts w:ascii="Times New Roman" w:hAnsi="Times New Roman" w:cs="Times New Roman"/>
            <w:color w:val="000000" w:themeColor="text1"/>
            <w:sz w:val="24"/>
            <w:szCs w:val="24"/>
            <w:lang w:val="en-US"/>
            <w:rPrChange w:id="136" w:author="Allanur Yakubov" w:date="2024-05-12T23:32:00Z">
              <w:rPr>
                <w:rFonts w:cstheme="minorHAnsi"/>
                <w:color w:val="000000" w:themeColor="text1"/>
                <w:lang w:val="en-US"/>
              </w:rPr>
            </w:rPrChange>
          </w:rPr>
          <w:t>entit</w:t>
        </w:r>
        <w:proofErr w:type="spellEnd"/>
        <w:r w:rsidRPr="0078119A">
          <w:rPr>
            <w:rFonts w:ascii="Times New Roman" w:hAnsi="Times New Roman" w:cs="Times New Roman"/>
            <w:color w:val="000000" w:themeColor="text1"/>
            <w:sz w:val="24"/>
            <w:szCs w:val="24"/>
            <w:rPrChange w:id="137" w:author="Allanur Yakubov" w:date="2024-05-12T23:32:00Z">
              <w:rPr>
                <w:rFonts w:ascii="Cambria" w:hAnsi="Cambria" w:cs="Cambria"/>
                <w:color w:val="000000" w:themeColor="text1"/>
              </w:rPr>
            </w:rPrChange>
          </w:rPr>
          <w:t>ăț</w:t>
        </w:r>
        <w:r w:rsidRPr="0078119A">
          <w:rPr>
            <w:rFonts w:ascii="Times New Roman" w:hAnsi="Times New Roman" w:cs="Times New Roman"/>
            <w:color w:val="000000" w:themeColor="text1"/>
            <w:sz w:val="24"/>
            <w:szCs w:val="24"/>
            <w:rPrChange w:id="138" w:author="Allanur Yakubov" w:date="2024-05-12T23:32:00Z">
              <w:rPr>
                <w:rFonts w:cstheme="minorHAnsi"/>
                <w:color w:val="000000" w:themeColor="text1"/>
              </w:rPr>
            </w:rPrChange>
          </w:rPr>
          <w:t>ii</w:t>
        </w:r>
        <w:r>
          <w:rPr>
            <w:rFonts w:ascii="Times New Roman" w:hAnsi="Times New Roman" w:cs="Times New Roman"/>
            <w:color w:val="000000" w:themeColor="text1"/>
            <w:sz w:val="24"/>
            <w:szCs w:val="24"/>
          </w:rPr>
          <w:t xml:space="preserve"> </w:t>
        </w:r>
      </w:ins>
      <w:ins w:id="139" w:author="Allanur Yakubov" w:date="2024-05-12T23:35:00Z">
        <w:r w:rsidRPr="0078119A">
          <w:rPr>
            <w:rFonts w:ascii="Times New Roman" w:hAnsi="Times New Roman" w:cs="Times New Roman"/>
            <w:color w:val="FF0000"/>
            <w:sz w:val="24"/>
            <w:szCs w:val="24"/>
            <w:rPrChange w:id="140" w:author="Allanur Yakubov" w:date="2024-05-12T23:35:00Z">
              <w:rPr>
                <w:rFonts w:ascii="Times New Roman" w:hAnsi="Times New Roman" w:cs="Times New Roman"/>
                <w:color w:val="000000" w:themeColor="text1"/>
                <w:sz w:val="24"/>
                <w:szCs w:val="24"/>
              </w:rPr>
            </w:rPrChange>
          </w:rPr>
          <w:t>P</w:t>
        </w:r>
        <w:r>
          <w:rPr>
            <w:rFonts w:ascii="Times New Roman" w:hAnsi="Times New Roman" w:cs="Times New Roman"/>
            <w:color w:val="FF0000"/>
            <w:sz w:val="24"/>
            <w:szCs w:val="24"/>
          </w:rPr>
          <w:t>a</w:t>
        </w:r>
        <w:r w:rsidRPr="0078119A">
          <w:rPr>
            <w:rFonts w:ascii="Times New Roman" w:hAnsi="Times New Roman" w:cs="Times New Roman"/>
            <w:color w:val="FF0000"/>
            <w:sz w:val="24"/>
            <w:szCs w:val="24"/>
            <w:rPrChange w:id="141" w:author="Allanur Yakubov" w:date="2024-05-12T23:35:00Z">
              <w:rPr>
                <w:rFonts w:ascii="Times New Roman" w:hAnsi="Times New Roman" w:cs="Times New Roman"/>
                <w:color w:val="000000" w:themeColor="text1"/>
                <w:sz w:val="24"/>
                <w:szCs w:val="24"/>
              </w:rPr>
            </w:rPrChange>
          </w:rPr>
          <w:t>rinte</w:t>
        </w:r>
      </w:ins>
      <w:ins w:id="142" w:author="Allanur Yakubov" w:date="2024-05-12T23:36:00Z">
        <w:r>
          <w:rPr>
            <w:rFonts w:ascii="Times New Roman" w:hAnsi="Times New Roman" w:cs="Times New Roman"/>
            <w:color w:val="FF0000"/>
            <w:sz w:val="24"/>
            <w:szCs w:val="24"/>
          </w:rPr>
          <w:t>:</w:t>
        </w:r>
      </w:ins>
    </w:p>
    <w:p w14:paraId="5CA1958B" w14:textId="77777777" w:rsidR="00D939E3" w:rsidRDefault="00D939E3" w:rsidP="00D939E3">
      <w:pPr>
        <w:pStyle w:val="NoSpacing"/>
        <w:spacing w:line="276" w:lineRule="auto"/>
        <w:jc w:val="both"/>
        <w:rPr>
          <w:ins w:id="143" w:author="Allanur Yakubov" w:date="2024-05-12T23:48:00Z"/>
          <w:rFonts w:ascii="Times New Roman" w:hAnsi="Times New Roman" w:cs="Times New Roman"/>
          <w:color w:val="FF0000"/>
          <w:sz w:val="24"/>
          <w:szCs w:val="24"/>
        </w:rPr>
      </w:pPr>
    </w:p>
    <w:p w14:paraId="3DF2E31E" w14:textId="77777777" w:rsidR="00D939E3" w:rsidRDefault="00D939E3" w:rsidP="00D939E3">
      <w:pPr>
        <w:pStyle w:val="NoSpacing"/>
        <w:spacing w:line="276" w:lineRule="auto"/>
        <w:jc w:val="both"/>
        <w:rPr>
          <w:ins w:id="144" w:author="Allanur Yakubov" w:date="2024-05-12T23:36:00Z"/>
          <w:rFonts w:ascii="Times New Roman" w:hAnsi="Times New Roman" w:cs="Times New Roman"/>
          <w:color w:val="FF0000"/>
          <w:sz w:val="24"/>
          <w:szCs w:val="24"/>
        </w:rPr>
      </w:pPr>
    </w:p>
    <w:p w14:paraId="29FFC5C6" w14:textId="77777777" w:rsidR="00D939E3" w:rsidRDefault="00D939E3" w:rsidP="00D939E3">
      <w:pPr>
        <w:pStyle w:val="NoSpacing"/>
        <w:spacing w:line="276" w:lineRule="auto"/>
        <w:ind w:left="720"/>
        <w:jc w:val="both"/>
        <w:rPr>
          <w:ins w:id="145" w:author="Allanur Yakubov" w:date="2024-05-12T23:39:00Z"/>
          <w:rFonts w:ascii="Times New Roman" w:hAnsi="Times New Roman" w:cs="Times New Roman"/>
          <w:sz w:val="24"/>
          <w:szCs w:val="24"/>
        </w:rPr>
      </w:pPr>
      <w:ins w:id="146" w:author="Allanur Yakubov" w:date="2024-05-12T23:36:00Z">
        <w:r>
          <w:rPr>
            <w:rFonts w:ascii="Times New Roman" w:hAnsi="Times New Roman" w:cs="Times New Roman"/>
            <w:color w:val="FF0000"/>
            <w:sz w:val="24"/>
            <w:szCs w:val="24"/>
          </w:rPr>
          <w:t xml:space="preserve">Id_parinte </w:t>
        </w:r>
      </w:ins>
      <w:ins w:id="147" w:author="Allanur Yakubov" w:date="2024-05-12T23:37:00Z">
        <w:r>
          <w:rPr>
            <w:rFonts w:ascii="Times New Roman" w:hAnsi="Times New Roman" w:cs="Times New Roman"/>
            <w:sz w:val="24"/>
            <w:szCs w:val="24"/>
          </w:rPr>
          <w:t>:</w:t>
        </w:r>
        <w:r w:rsidRPr="002D2377">
          <w:rPr>
            <w:rFonts w:cstheme="minorHAnsi"/>
          </w:rPr>
          <w:t xml:space="preserve"> </w:t>
        </w:r>
        <w:r w:rsidRPr="002D2377">
          <w:rPr>
            <w:rFonts w:ascii="Times New Roman" w:hAnsi="Times New Roman" w:cs="Times New Roman"/>
            <w:sz w:val="24"/>
            <w:szCs w:val="24"/>
            <w:rPrChange w:id="148" w:author="Allanur Yakubov" w:date="2024-05-12T23:37:00Z">
              <w:rPr>
                <w:rFonts w:cstheme="minorHAnsi"/>
              </w:rPr>
            </w:rPrChange>
          </w:rPr>
          <w:t>variabil</w:t>
        </w:r>
        <w:r w:rsidRPr="002D2377">
          <w:rPr>
            <w:rFonts w:ascii="Times New Roman" w:hAnsi="Times New Roman" w:cs="Times New Roman"/>
            <w:sz w:val="24"/>
            <w:szCs w:val="24"/>
            <w:rPrChange w:id="149" w:author="Allanur Yakubov" w:date="2024-05-12T23:37:00Z">
              <w:rPr>
                <w:rFonts w:ascii="Cambria" w:hAnsi="Cambria" w:cs="Cambria"/>
              </w:rPr>
            </w:rPrChange>
          </w:rPr>
          <w:t>ă</w:t>
        </w:r>
        <w:r w:rsidRPr="002D2377">
          <w:rPr>
            <w:rFonts w:ascii="Times New Roman" w:hAnsi="Times New Roman" w:cs="Times New Roman"/>
            <w:sz w:val="24"/>
            <w:szCs w:val="24"/>
            <w:rPrChange w:id="150" w:author="Allanur Yakubov" w:date="2024-05-12T23:37:00Z">
              <w:rPr>
                <w:rFonts w:cstheme="minorHAnsi"/>
              </w:rPr>
            </w:rPrChange>
          </w:rPr>
          <w:t xml:space="preserve"> de tip</w:t>
        </w:r>
      </w:ins>
      <w:r>
        <w:rPr>
          <w:rFonts w:ascii="Times New Roman" w:hAnsi="Times New Roman" w:cs="Times New Roman"/>
          <w:sz w:val="24"/>
          <w:szCs w:val="24"/>
        </w:rPr>
        <w:t xml:space="preserve"> număr</w:t>
      </w:r>
      <w:ins w:id="151" w:author="Allanur Yakubov" w:date="2024-05-12T23:37:00Z">
        <w:r w:rsidRPr="002D2377">
          <w:rPr>
            <w:rFonts w:ascii="Times New Roman" w:hAnsi="Times New Roman" w:cs="Times New Roman"/>
            <w:sz w:val="24"/>
            <w:szCs w:val="24"/>
            <w:rPrChange w:id="152" w:author="Allanur Yakubov" w:date="2024-05-12T23:37:00Z">
              <w:rPr>
                <w:rFonts w:cstheme="minorHAnsi"/>
              </w:rPr>
            </w:rPrChange>
          </w:rPr>
          <w:t>, de lungime maxim</w:t>
        </w:r>
        <w:r w:rsidRPr="002D2377">
          <w:rPr>
            <w:rFonts w:ascii="Times New Roman" w:hAnsi="Times New Roman" w:cs="Times New Roman"/>
            <w:sz w:val="24"/>
            <w:szCs w:val="24"/>
            <w:rPrChange w:id="153" w:author="Allanur Yakubov" w:date="2024-05-12T23:37:00Z">
              <w:rPr>
                <w:rFonts w:ascii="Cambria" w:hAnsi="Cambria" w:cs="Cambria"/>
              </w:rPr>
            </w:rPrChange>
          </w:rPr>
          <w:t>ă</w:t>
        </w:r>
        <w:r w:rsidRPr="002D2377">
          <w:rPr>
            <w:rFonts w:ascii="Times New Roman" w:hAnsi="Times New Roman" w:cs="Times New Roman"/>
            <w:sz w:val="24"/>
            <w:szCs w:val="24"/>
            <w:rPrChange w:id="154" w:author="Allanur Yakubov" w:date="2024-05-12T23:37:00Z">
              <w:rPr>
                <w:rFonts w:cstheme="minorHAnsi"/>
              </w:rPr>
            </w:rPrChange>
          </w:rPr>
          <w:t xml:space="preserve"> 5</w:t>
        </w:r>
        <w:r>
          <w:rPr>
            <w:rFonts w:ascii="Times New Roman" w:hAnsi="Times New Roman" w:cs="Times New Roman"/>
            <w:sz w:val="24"/>
            <w:szCs w:val="24"/>
          </w:rPr>
          <w:t>,care reprezin</w:t>
        </w:r>
      </w:ins>
      <w:ins w:id="155" w:author="Allanur Yakubov" w:date="2024-05-12T23:38:00Z">
        <w:r>
          <w:rPr>
            <w:rFonts w:ascii="Times New Roman" w:hAnsi="Times New Roman" w:cs="Times New Roman"/>
            <w:sz w:val="24"/>
            <w:szCs w:val="24"/>
          </w:rPr>
          <w:t xml:space="preserve">tă id_ul(codul) parent; E cheia primară a entități și are </w:t>
        </w:r>
      </w:ins>
      <w:ins w:id="156" w:author="Allanur Yakubov" w:date="2024-05-12T23:39:00Z">
        <w:r>
          <w:rPr>
            <w:rFonts w:ascii="Times New Roman" w:hAnsi="Times New Roman" w:cs="Times New Roman"/>
            <w:sz w:val="24"/>
            <w:szCs w:val="24"/>
          </w:rPr>
          <w:t>valoare obligatorie și unică.</w:t>
        </w:r>
      </w:ins>
    </w:p>
    <w:p w14:paraId="54530888" w14:textId="77777777" w:rsidR="00D939E3" w:rsidRDefault="00D939E3" w:rsidP="00D939E3">
      <w:pPr>
        <w:pStyle w:val="NoSpacing"/>
        <w:spacing w:line="276" w:lineRule="auto"/>
        <w:ind w:left="720"/>
        <w:jc w:val="both"/>
        <w:rPr>
          <w:ins w:id="157" w:author="Allanur Yakubov" w:date="2024-05-12T23:43:00Z"/>
          <w:rFonts w:ascii="Times New Roman" w:hAnsi="Times New Roman" w:cs="Times New Roman"/>
          <w:sz w:val="24"/>
          <w:szCs w:val="24"/>
        </w:rPr>
      </w:pPr>
      <w:ins w:id="158" w:author="Allanur Yakubov" w:date="2024-05-12T23:39:00Z">
        <w:r w:rsidRPr="002D2377">
          <w:rPr>
            <w:rFonts w:ascii="Times New Roman" w:hAnsi="Times New Roman" w:cs="Times New Roman"/>
            <w:color w:val="C00000"/>
            <w:sz w:val="24"/>
            <w:szCs w:val="24"/>
            <w:rPrChange w:id="159" w:author="Allanur Yakubov" w:date="2024-05-12T23:39:00Z">
              <w:rPr>
                <w:rFonts w:ascii="Times New Roman" w:hAnsi="Times New Roman" w:cs="Times New Roman"/>
                <w:sz w:val="24"/>
                <w:szCs w:val="24"/>
              </w:rPr>
            </w:rPrChange>
          </w:rPr>
          <w:t>Nume</w:t>
        </w:r>
        <w:r>
          <w:rPr>
            <w:rFonts w:ascii="Times New Roman" w:hAnsi="Times New Roman" w:cs="Times New Roman"/>
            <w:sz w:val="24"/>
            <w:szCs w:val="24"/>
          </w:rPr>
          <w:t xml:space="preserve">: </w:t>
        </w:r>
      </w:ins>
      <w:ins w:id="160" w:author="Allanur Yakubov" w:date="2024-05-12T23:40:00Z">
        <w:r>
          <w:rPr>
            <w:rFonts w:ascii="Times New Roman" w:hAnsi="Times New Roman" w:cs="Times New Roman"/>
            <w:sz w:val="24"/>
            <w:szCs w:val="24"/>
          </w:rPr>
          <w:t xml:space="preserve">variablă de tip caracter, de lungime maxima </w:t>
        </w:r>
      </w:ins>
      <w:ins w:id="161" w:author="Allanur Yakubov" w:date="2024-05-12T23:41:00Z">
        <w:r>
          <w:rPr>
            <w:rFonts w:ascii="Times New Roman" w:hAnsi="Times New Roman" w:cs="Times New Roman"/>
            <w:sz w:val="24"/>
            <w:szCs w:val="24"/>
          </w:rPr>
          <w:t>30,care reprezintă nume parint</w:t>
        </w:r>
      </w:ins>
      <w:ins w:id="162" w:author="Allanur Yakubov" w:date="2024-05-12T23:42:00Z">
        <w:r>
          <w:rPr>
            <w:rFonts w:ascii="Times New Roman" w:hAnsi="Times New Roman" w:cs="Times New Roman"/>
            <w:sz w:val="24"/>
            <w:szCs w:val="24"/>
          </w:rPr>
          <w:t>ei;valoare acestui atribut trebuie sa fie diferite de NULL</w:t>
        </w:r>
      </w:ins>
      <w:ins w:id="163" w:author="Allanur Yakubov" w:date="2024-05-12T23:43:00Z">
        <w:r>
          <w:rPr>
            <w:rFonts w:ascii="Times New Roman" w:hAnsi="Times New Roman" w:cs="Times New Roman"/>
            <w:sz w:val="24"/>
            <w:szCs w:val="24"/>
          </w:rPr>
          <w:t>.</w:t>
        </w:r>
      </w:ins>
    </w:p>
    <w:p w14:paraId="107B2DD0" w14:textId="77777777" w:rsidR="00D939E3" w:rsidRDefault="00D939E3" w:rsidP="00D939E3">
      <w:pPr>
        <w:pStyle w:val="NoSpacing"/>
        <w:spacing w:line="276" w:lineRule="auto"/>
        <w:ind w:left="720"/>
        <w:jc w:val="both"/>
        <w:rPr>
          <w:ins w:id="164" w:author="Allanur Yakubov" w:date="2024-05-12T23:44:00Z"/>
          <w:rFonts w:ascii="Times New Roman" w:hAnsi="Times New Roman" w:cs="Times New Roman"/>
          <w:sz w:val="24"/>
          <w:szCs w:val="24"/>
        </w:rPr>
      </w:pPr>
      <w:ins w:id="165" w:author="Allanur Yakubov" w:date="2024-05-12T23:43:00Z">
        <w:r>
          <w:rPr>
            <w:rFonts w:ascii="Times New Roman" w:hAnsi="Times New Roman" w:cs="Times New Roman"/>
            <w:color w:val="C00000"/>
            <w:sz w:val="24"/>
            <w:szCs w:val="24"/>
          </w:rPr>
          <w:t xml:space="preserve">Prenume : </w:t>
        </w:r>
        <w:r>
          <w:rPr>
            <w:rFonts w:ascii="Times New Roman" w:hAnsi="Times New Roman" w:cs="Times New Roman"/>
            <w:sz w:val="24"/>
            <w:szCs w:val="24"/>
          </w:rPr>
          <w:t>variablă de tip caracter</w:t>
        </w:r>
      </w:ins>
      <w:ins w:id="166" w:author="Allanur Yakubov" w:date="2024-05-12T23:44:00Z">
        <w:r>
          <w:rPr>
            <w:rFonts w:ascii="Times New Roman" w:hAnsi="Times New Roman" w:cs="Times New Roman"/>
            <w:sz w:val="24"/>
            <w:szCs w:val="24"/>
          </w:rPr>
          <w:t>,</w:t>
        </w:r>
        <w:r w:rsidRPr="002D2377">
          <w:rPr>
            <w:rFonts w:ascii="Times New Roman" w:hAnsi="Times New Roman" w:cs="Times New Roman"/>
            <w:sz w:val="24"/>
            <w:szCs w:val="24"/>
          </w:rPr>
          <w:t xml:space="preserve"> </w:t>
        </w:r>
        <w:r>
          <w:rPr>
            <w:rFonts w:ascii="Times New Roman" w:hAnsi="Times New Roman" w:cs="Times New Roman"/>
            <w:sz w:val="24"/>
            <w:szCs w:val="24"/>
          </w:rPr>
          <w:t>de lungime maxima 30,</w:t>
        </w:r>
        <w:r w:rsidRPr="002D2377">
          <w:rPr>
            <w:rFonts w:ascii="Times New Roman" w:hAnsi="Times New Roman" w:cs="Times New Roman"/>
            <w:sz w:val="24"/>
            <w:szCs w:val="24"/>
          </w:rPr>
          <w:t xml:space="preserve"> </w:t>
        </w:r>
        <w:r>
          <w:rPr>
            <w:rFonts w:ascii="Times New Roman" w:hAnsi="Times New Roman" w:cs="Times New Roman"/>
            <w:sz w:val="24"/>
            <w:szCs w:val="24"/>
          </w:rPr>
          <w:t>care reprezintă prenume parintei;valoare acestui atribut trebuie sa fie diferite de NULL.</w:t>
        </w:r>
      </w:ins>
    </w:p>
    <w:p w14:paraId="60994752" w14:textId="051A47EE" w:rsidR="00D939E3" w:rsidRDefault="00D939E3" w:rsidP="00D939E3">
      <w:pPr>
        <w:pStyle w:val="NoSpacing"/>
        <w:spacing w:line="276" w:lineRule="auto"/>
        <w:ind w:left="720"/>
        <w:jc w:val="both"/>
        <w:rPr>
          <w:ins w:id="167" w:author="Allanur Yakubov" w:date="2024-05-12T23:46:00Z"/>
          <w:rFonts w:ascii="Times New Roman" w:hAnsi="Times New Roman" w:cs="Times New Roman"/>
          <w:sz w:val="24"/>
          <w:szCs w:val="24"/>
        </w:rPr>
      </w:pPr>
      <w:ins w:id="168" w:author="Allanur Yakubov" w:date="2024-05-12T23:44:00Z">
        <w:r>
          <w:rPr>
            <w:rFonts w:ascii="Times New Roman" w:hAnsi="Times New Roman" w:cs="Times New Roman"/>
            <w:color w:val="C00000"/>
            <w:sz w:val="24"/>
            <w:szCs w:val="24"/>
          </w:rPr>
          <w:t xml:space="preserve">Mail </w:t>
        </w:r>
        <w:r w:rsidRPr="0017002A">
          <w:rPr>
            <w:rFonts w:ascii="Times New Roman" w:hAnsi="Times New Roman" w:cs="Times New Roman"/>
            <w:color w:val="C00000"/>
            <w:sz w:val="24"/>
            <w:szCs w:val="24"/>
          </w:rPr>
          <w:t>:</w:t>
        </w:r>
      </w:ins>
      <w:ins w:id="169" w:author="Allanur Yakubov" w:date="2024-05-12T23:45:00Z">
        <w:r w:rsidRPr="002D2377">
          <w:rPr>
            <w:rFonts w:ascii="Times New Roman" w:hAnsi="Times New Roman" w:cs="Times New Roman"/>
            <w:sz w:val="24"/>
            <w:szCs w:val="24"/>
            <w:rPrChange w:id="170" w:author="Allanur Yakubov" w:date="2024-05-12T23:45:00Z">
              <w:rPr>
                <w:rFonts w:cstheme="minorHAnsi"/>
                <w:sz w:val="28"/>
                <w:szCs w:val="28"/>
              </w:rPr>
            </w:rPrChange>
          </w:rPr>
          <w:t xml:space="preserve"> variabil</w:t>
        </w:r>
        <w:r w:rsidRPr="002D2377">
          <w:rPr>
            <w:rFonts w:ascii="Times New Roman" w:hAnsi="Times New Roman" w:cs="Times New Roman"/>
            <w:sz w:val="24"/>
            <w:szCs w:val="24"/>
            <w:rPrChange w:id="171" w:author="Allanur Yakubov" w:date="2024-05-12T23:45:00Z">
              <w:rPr>
                <w:rFonts w:ascii="Cambria" w:hAnsi="Cambria" w:cs="Cambria"/>
                <w:sz w:val="28"/>
                <w:szCs w:val="28"/>
              </w:rPr>
            </w:rPrChange>
          </w:rPr>
          <w:t>ă</w:t>
        </w:r>
        <w:r w:rsidRPr="002D2377">
          <w:rPr>
            <w:rFonts w:ascii="Times New Roman" w:hAnsi="Times New Roman" w:cs="Times New Roman"/>
            <w:sz w:val="24"/>
            <w:szCs w:val="24"/>
            <w:rPrChange w:id="172" w:author="Allanur Yakubov" w:date="2024-05-12T23:45:00Z">
              <w:rPr>
                <w:rFonts w:cstheme="minorHAnsi"/>
                <w:sz w:val="28"/>
                <w:szCs w:val="28"/>
              </w:rPr>
            </w:rPrChange>
          </w:rPr>
          <w:t xml:space="preserve"> de tip caracter, de lungime maxim</w:t>
        </w:r>
        <w:r w:rsidRPr="002D2377">
          <w:rPr>
            <w:rFonts w:ascii="Times New Roman" w:hAnsi="Times New Roman" w:cs="Times New Roman"/>
            <w:sz w:val="24"/>
            <w:szCs w:val="24"/>
            <w:rPrChange w:id="173" w:author="Allanur Yakubov" w:date="2024-05-12T23:45:00Z">
              <w:rPr>
                <w:rFonts w:ascii="Cambria" w:hAnsi="Cambria" w:cs="Cambria"/>
                <w:sz w:val="28"/>
                <w:szCs w:val="28"/>
              </w:rPr>
            </w:rPrChange>
          </w:rPr>
          <w:t>ă</w:t>
        </w:r>
        <w:r w:rsidRPr="002D2377">
          <w:rPr>
            <w:rFonts w:ascii="Times New Roman" w:hAnsi="Times New Roman" w:cs="Times New Roman"/>
            <w:sz w:val="24"/>
            <w:szCs w:val="24"/>
            <w:rPrChange w:id="174" w:author="Allanur Yakubov" w:date="2024-05-12T23:45:00Z">
              <w:rPr>
                <w:rFonts w:cstheme="minorHAnsi"/>
                <w:sz w:val="28"/>
                <w:szCs w:val="28"/>
              </w:rPr>
            </w:rPrChange>
          </w:rPr>
          <w:t xml:space="preserve"> 50, care reprezint</w:t>
        </w:r>
        <w:r w:rsidRPr="002D2377">
          <w:rPr>
            <w:rFonts w:ascii="Times New Roman" w:hAnsi="Times New Roman" w:cs="Times New Roman"/>
            <w:sz w:val="24"/>
            <w:szCs w:val="24"/>
            <w:rPrChange w:id="175" w:author="Allanur Yakubov" w:date="2024-05-12T23:45:00Z">
              <w:rPr>
                <w:rFonts w:ascii="Cambria" w:hAnsi="Cambria" w:cs="Cambria"/>
                <w:sz w:val="28"/>
                <w:szCs w:val="28"/>
              </w:rPr>
            </w:rPrChange>
          </w:rPr>
          <w:t>ă</w:t>
        </w:r>
        <w:r w:rsidRPr="002D2377">
          <w:rPr>
            <w:rFonts w:ascii="Times New Roman" w:hAnsi="Times New Roman" w:cs="Times New Roman"/>
            <w:sz w:val="24"/>
            <w:szCs w:val="24"/>
            <w:rPrChange w:id="176" w:author="Allanur Yakubov" w:date="2024-05-12T23:45:00Z">
              <w:rPr>
                <w:rFonts w:cstheme="minorHAnsi"/>
                <w:sz w:val="28"/>
                <w:szCs w:val="28"/>
              </w:rPr>
            </w:rPrChange>
          </w:rPr>
          <w:t xml:space="preserve"> adresa de mail a unei</w:t>
        </w:r>
        <w:r>
          <w:rPr>
            <w:rFonts w:ascii="Times New Roman" w:hAnsi="Times New Roman" w:cs="Times New Roman"/>
            <w:sz w:val="24"/>
            <w:szCs w:val="24"/>
          </w:rPr>
          <w:t xml:space="preserve"> parinte;</w:t>
        </w:r>
        <w:r w:rsidRPr="002D2377">
          <w:rPr>
            <w:rFonts w:ascii="Times New Roman" w:hAnsi="Times New Roman" w:cs="Times New Roman"/>
            <w:sz w:val="24"/>
            <w:szCs w:val="24"/>
          </w:rPr>
          <w:t xml:space="preserve"> </w:t>
        </w:r>
      </w:ins>
    </w:p>
    <w:p w14:paraId="73520EEB" w14:textId="77777777" w:rsidR="00D939E3" w:rsidRDefault="00D939E3" w:rsidP="00D939E3">
      <w:pPr>
        <w:autoSpaceDE w:val="0"/>
        <w:autoSpaceDN w:val="0"/>
        <w:adjustRightInd w:val="0"/>
        <w:spacing w:after="0" w:line="240" w:lineRule="auto"/>
        <w:ind w:left="720"/>
        <w:jc w:val="both"/>
        <w:rPr>
          <w:ins w:id="177" w:author="Allanur Yakubov" w:date="2024-05-12T23:50:00Z"/>
          <w:rFonts w:ascii="Times New Roman" w:hAnsi="Times New Roman" w:cs="Times New Roman"/>
          <w:sz w:val="24"/>
          <w:szCs w:val="24"/>
        </w:rPr>
      </w:pPr>
      <w:ins w:id="178" w:author="Allanur Yakubov" w:date="2024-05-12T23:46:00Z">
        <w:r>
          <w:rPr>
            <w:rFonts w:ascii="Times New Roman" w:hAnsi="Times New Roman" w:cs="Times New Roman"/>
            <w:color w:val="C00000"/>
            <w:sz w:val="24"/>
            <w:szCs w:val="24"/>
          </w:rPr>
          <w:t xml:space="preserve">Telefon </w:t>
        </w:r>
        <w:r w:rsidRPr="0017002A">
          <w:rPr>
            <w:rFonts w:ascii="Times New Roman" w:hAnsi="Times New Roman" w:cs="Times New Roman"/>
            <w:color w:val="C00000"/>
            <w:sz w:val="24"/>
            <w:szCs w:val="24"/>
          </w:rPr>
          <w:t>:</w:t>
        </w:r>
        <w:r w:rsidRPr="00EC65F1">
          <w:rPr>
            <w:rFonts w:ascii="Times New Roman" w:hAnsi="Times New Roman" w:cs="Times New Roman"/>
            <w:i/>
            <w:iCs/>
            <w:sz w:val="24"/>
            <w:szCs w:val="24"/>
            <w:rPrChange w:id="179" w:author="Allanur Yakubov" w:date="2024-05-12T23:46:00Z">
              <w:rPr>
                <w:rFonts w:cstheme="minorHAnsi"/>
                <w:i/>
                <w:iCs/>
                <w:sz w:val="28"/>
                <w:szCs w:val="28"/>
              </w:rPr>
            </w:rPrChange>
          </w:rPr>
          <w:t xml:space="preserve"> </w:t>
        </w:r>
        <w:r w:rsidRPr="00EC65F1">
          <w:rPr>
            <w:rFonts w:ascii="Times New Roman" w:hAnsi="Times New Roman" w:cs="Times New Roman"/>
            <w:sz w:val="24"/>
            <w:szCs w:val="24"/>
            <w:rPrChange w:id="180" w:author="Allanur Yakubov" w:date="2024-05-12T23:46:00Z">
              <w:rPr>
                <w:rFonts w:cstheme="minorHAnsi"/>
                <w:sz w:val="28"/>
                <w:szCs w:val="28"/>
              </w:rPr>
            </w:rPrChange>
          </w:rPr>
          <w:t>variabil</w:t>
        </w:r>
        <w:r w:rsidRPr="00EC65F1">
          <w:rPr>
            <w:rFonts w:ascii="Times New Roman" w:hAnsi="Times New Roman" w:cs="Times New Roman"/>
            <w:sz w:val="24"/>
            <w:szCs w:val="24"/>
            <w:rPrChange w:id="181" w:author="Allanur Yakubov" w:date="2024-05-12T23:46:00Z">
              <w:rPr>
                <w:rFonts w:ascii="Cambria" w:hAnsi="Cambria" w:cs="Cambria"/>
                <w:sz w:val="28"/>
                <w:szCs w:val="28"/>
              </w:rPr>
            </w:rPrChange>
          </w:rPr>
          <w:t>ă</w:t>
        </w:r>
        <w:r w:rsidRPr="00EC65F1">
          <w:rPr>
            <w:rFonts w:ascii="Times New Roman" w:hAnsi="Times New Roman" w:cs="Times New Roman"/>
            <w:sz w:val="24"/>
            <w:szCs w:val="24"/>
            <w:rPrChange w:id="182" w:author="Allanur Yakubov" w:date="2024-05-12T23:46:00Z">
              <w:rPr>
                <w:rFonts w:cstheme="minorHAnsi"/>
                <w:sz w:val="28"/>
                <w:szCs w:val="28"/>
              </w:rPr>
            </w:rPrChange>
          </w:rPr>
          <w:t xml:space="preserve"> de tip</w:t>
        </w:r>
      </w:ins>
      <w:ins w:id="183" w:author="Allanur Yakubov" w:date="2024-05-12T23:47:00Z">
        <w:r>
          <w:rPr>
            <w:rFonts w:ascii="Times New Roman" w:hAnsi="Times New Roman" w:cs="Times New Roman"/>
            <w:sz w:val="24"/>
            <w:szCs w:val="24"/>
          </w:rPr>
          <w:t xml:space="preserve"> numar</w:t>
        </w:r>
      </w:ins>
      <w:ins w:id="184" w:author="Allanur Yakubov" w:date="2024-05-12T23:46:00Z">
        <w:r w:rsidRPr="00EC65F1">
          <w:rPr>
            <w:rFonts w:ascii="Times New Roman" w:hAnsi="Times New Roman" w:cs="Times New Roman"/>
            <w:sz w:val="24"/>
            <w:szCs w:val="24"/>
            <w:rPrChange w:id="185" w:author="Allanur Yakubov" w:date="2024-05-12T23:46:00Z">
              <w:rPr>
                <w:rFonts w:cstheme="minorHAnsi"/>
                <w:sz w:val="28"/>
                <w:szCs w:val="28"/>
              </w:rPr>
            </w:rPrChange>
          </w:rPr>
          <w:t>, de lungime 10, care reprezint</w:t>
        </w:r>
        <w:r w:rsidRPr="00EC65F1">
          <w:rPr>
            <w:rFonts w:ascii="Times New Roman" w:hAnsi="Times New Roman" w:cs="Times New Roman"/>
            <w:sz w:val="24"/>
            <w:szCs w:val="24"/>
            <w:rPrChange w:id="186" w:author="Allanur Yakubov" w:date="2024-05-12T23:46:00Z">
              <w:rPr>
                <w:rFonts w:ascii="Cambria" w:hAnsi="Cambria" w:cs="Cambria"/>
                <w:sz w:val="28"/>
                <w:szCs w:val="28"/>
              </w:rPr>
            </w:rPrChange>
          </w:rPr>
          <w:t>ă</w:t>
        </w:r>
        <w:r w:rsidRPr="00EC65F1">
          <w:rPr>
            <w:rFonts w:ascii="Times New Roman" w:hAnsi="Times New Roman" w:cs="Times New Roman"/>
            <w:sz w:val="24"/>
            <w:szCs w:val="24"/>
            <w:rPrChange w:id="187" w:author="Allanur Yakubov" w:date="2024-05-12T23:46:00Z">
              <w:rPr>
                <w:rFonts w:cstheme="minorHAnsi"/>
                <w:sz w:val="28"/>
                <w:szCs w:val="28"/>
              </w:rPr>
            </w:rPrChange>
          </w:rPr>
          <w:t xml:space="preserve"> num</w:t>
        </w:r>
        <w:r w:rsidRPr="00EC65F1">
          <w:rPr>
            <w:rFonts w:ascii="Times New Roman" w:hAnsi="Times New Roman" w:cs="Times New Roman"/>
            <w:sz w:val="24"/>
            <w:szCs w:val="24"/>
            <w:rPrChange w:id="188" w:author="Allanur Yakubov" w:date="2024-05-12T23:46:00Z">
              <w:rPr>
                <w:rFonts w:ascii="Cambria" w:hAnsi="Cambria" w:cs="Cambria"/>
                <w:sz w:val="28"/>
                <w:szCs w:val="28"/>
              </w:rPr>
            </w:rPrChange>
          </w:rPr>
          <w:t>ă</w:t>
        </w:r>
        <w:r w:rsidRPr="00EC65F1">
          <w:rPr>
            <w:rFonts w:ascii="Times New Roman" w:hAnsi="Times New Roman" w:cs="Times New Roman"/>
            <w:sz w:val="24"/>
            <w:szCs w:val="24"/>
            <w:rPrChange w:id="189" w:author="Allanur Yakubov" w:date="2024-05-12T23:46:00Z">
              <w:rPr>
                <w:rFonts w:cstheme="minorHAnsi"/>
                <w:sz w:val="28"/>
                <w:szCs w:val="28"/>
              </w:rPr>
            </w:rPrChange>
          </w:rPr>
          <w:t xml:space="preserve">rul de telefon al </w:t>
        </w:r>
      </w:ins>
      <w:ins w:id="190" w:author="Allanur Yakubov" w:date="2024-05-12T23:47:00Z">
        <w:r>
          <w:rPr>
            <w:rFonts w:ascii="Times New Roman" w:hAnsi="Times New Roman" w:cs="Times New Roman"/>
            <w:sz w:val="24"/>
            <w:szCs w:val="24"/>
          </w:rPr>
          <w:t>parinte</w:t>
        </w:r>
      </w:ins>
      <w:ins w:id="191" w:author="Allanur Yakubov" w:date="2024-05-12T23:48:00Z">
        <w:r>
          <w:rPr>
            <w:rFonts w:ascii="Times New Roman" w:hAnsi="Times New Roman" w:cs="Times New Roman"/>
            <w:sz w:val="24"/>
            <w:szCs w:val="24"/>
          </w:rPr>
          <w:t>;</w:t>
        </w:r>
        <w:r w:rsidRPr="00EC65F1">
          <w:rPr>
            <w:rFonts w:ascii="Times New Roman" w:hAnsi="Times New Roman" w:cs="Times New Roman"/>
            <w:sz w:val="24"/>
            <w:szCs w:val="24"/>
          </w:rPr>
          <w:t xml:space="preserve"> </w:t>
        </w:r>
        <w:r>
          <w:rPr>
            <w:rFonts w:ascii="Times New Roman" w:hAnsi="Times New Roman" w:cs="Times New Roman"/>
            <w:sz w:val="24"/>
            <w:szCs w:val="24"/>
          </w:rPr>
          <w:t>valoare acestui atribut trebuie sa fie diferite de NULL.</w:t>
        </w:r>
      </w:ins>
    </w:p>
    <w:p w14:paraId="2E13506C" w14:textId="77777777" w:rsidR="00D939E3" w:rsidRDefault="00D939E3" w:rsidP="00D939E3">
      <w:pPr>
        <w:autoSpaceDE w:val="0"/>
        <w:autoSpaceDN w:val="0"/>
        <w:adjustRightInd w:val="0"/>
        <w:spacing w:after="0" w:line="240" w:lineRule="auto"/>
        <w:ind w:left="720"/>
        <w:jc w:val="both"/>
        <w:rPr>
          <w:ins w:id="192" w:author="Allanur Yakubov" w:date="2024-05-12T23:57:00Z"/>
          <w:rFonts w:ascii="Times New Roman" w:hAnsi="Times New Roman" w:cs="Times New Roman"/>
          <w:sz w:val="24"/>
          <w:szCs w:val="24"/>
        </w:rPr>
      </w:pPr>
      <w:ins w:id="193" w:author="Allanur Yakubov" w:date="2024-05-12T23:50:00Z">
        <w:r>
          <w:rPr>
            <w:rFonts w:ascii="Times New Roman" w:hAnsi="Times New Roman" w:cs="Times New Roman"/>
            <w:color w:val="C00000"/>
            <w:sz w:val="24"/>
            <w:szCs w:val="24"/>
          </w:rPr>
          <w:t>Id_adres</w:t>
        </w:r>
      </w:ins>
      <w:ins w:id="194" w:author="Allanur Yakubov" w:date="2024-05-12T23:58:00Z">
        <w:r>
          <w:rPr>
            <w:rFonts w:ascii="Times New Roman" w:hAnsi="Times New Roman" w:cs="Times New Roman"/>
            <w:color w:val="C00000"/>
            <w:sz w:val="24"/>
            <w:szCs w:val="24"/>
          </w:rPr>
          <w:t>ă</w:t>
        </w:r>
      </w:ins>
      <w:ins w:id="195" w:author="Allanur Yakubov" w:date="2024-05-12T23:51:00Z">
        <w:r>
          <w:rPr>
            <w:rFonts w:ascii="Times New Roman" w:hAnsi="Times New Roman" w:cs="Times New Roman"/>
            <w:color w:val="C00000"/>
            <w:sz w:val="24"/>
            <w:szCs w:val="24"/>
          </w:rPr>
          <w:t xml:space="preserve"> :</w:t>
        </w:r>
        <w:r>
          <w:rPr>
            <w:rFonts w:ascii="Times New Roman" w:hAnsi="Times New Roman" w:cs="Times New Roman"/>
            <w:sz w:val="24"/>
            <w:szCs w:val="24"/>
          </w:rPr>
          <w:t xml:space="preserve"> variable de tip numar,de lungime 5,care repre</w:t>
        </w:r>
      </w:ins>
      <w:ins w:id="196" w:author="Allanur Yakubov" w:date="2024-05-12T23:53:00Z">
        <w:r>
          <w:rPr>
            <w:rFonts w:ascii="Times New Roman" w:hAnsi="Times New Roman" w:cs="Times New Roman"/>
            <w:sz w:val="24"/>
            <w:szCs w:val="24"/>
          </w:rPr>
          <w:t>zintă idul adressei.Atri</w:t>
        </w:r>
      </w:ins>
      <w:ins w:id="197" w:author="Allanur Yakubov" w:date="2024-05-12T23:54:00Z">
        <w:r>
          <w:rPr>
            <w:rFonts w:ascii="Times New Roman" w:hAnsi="Times New Roman" w:cs="Times New Roman"/>
            <w:sz w:val="24"/>
            <w:szCs w:val="24"/>
          </w:rPr>
          <w:t>butul trebuie sa corespundă la o valoare a cheii primare din tabelul Adress</w:t>
        </w:r>
      </w:ins>
      <w:ins w:id="198" w:author="Allanur Yakubov" w:date="2024-05-12T23:56:00Z">
        <w:r>
          <w:rPr>
            <w:rFonts w:ascii="Times New Roman" w:hAnsi="Times New Roman" w:cs="Times New Roman"/>
            <w:sz w:val="24"/>
            <w:szCs w:val="24"/>
          </w:rPr>
          <w:t>.</w:t>
        </w:r>
      </w:ins>
    </w:p>
    <w:p w14:paraId="36010D3C" w14:textId="77777777" w:rsidR="00D939E3" w:rsidRDefault="00D939E3" w:rsidP="00D939E3">
      <w:pPr>
        <w:autoSpaceDE w:val="0"/>
        <w:autoSpaceDN w:val="0"/>
        <w:adjustRightInd w:val="0"/>
        <w:spacing w:after="0" w:line="240" w:lineRule="auto"/>
        <w:ind w:left="720"/>
        <w:jc w:val="both"/>
        <w:rPr>
          <w:ins w:id="199" w:author="Allanur Yakubov" w:date="2024-05-12T23:56:00Z"/>
          <w:rFonts w:ascii="Times New Roman" w:hAnsi="Times New Roman" w:cs="Times New Roman"/>
          <w:sz w:val="24"/>
          <w:szCs w:val="24"/>
        </w:rPr>
      </w:pPr>
    </w:p>
    <w:p w14:paraId="61659402" w14:textId="77777777" w:rsidR="00D939E3" w:rsidRDefault="00D939E3" w:rsidP="00D939E3">
      <w:pPr>
        <w:autoSpaceDE w:val="0"/>
        <w:autoSpaceDN w:val="0"/>
        <w:adjustRightInd w:val="0"/>
        <w:spacing w:after="0" w:line="240" w:lineRule="auto"/>
        <w:jc w:val="both"/>
        <w:rPr>
          <w:ins w:id="200" w:author="Allanur Yakubov" w:date="2024-05-12T23:57:00Z"/>
          <w:rFonts w:ascii="Times New Roman" w:hAnsi="Times New Roman" w:cs="Times New Roman"/>
          <w:sz w:val="24"/>
          <w:szCs w:val="24"/>
        </w:rPr>
      </w:pPr>
      <w:ins w:id="201" w:author="Allanur Yakubov" w:date="2024-05-12T23:56:00Z">
        <w:r>
          <w:rPr>
            <w:rFonts w:ascii="Times New Roman" w:hAnsi="Times New Roman" w:cs="Times New Roman"/>
            <w:sz w:val="24"/>
            <w:szCs w:val="24"/>
          </w:rPr>
          <w:t>2.Atributele entită</w:t>
        </w:r>
      </w:ins>
      <w:ins w:id="202" w:author="Allanur Yakubov" w:date="2024-05-12T23:57:00Z">
        <w:r>
          <w:rPr>
            <w:rFonts w:ascii="Times New Roman" w:hAnsi="Times New Roman" w:cs="Times New Roman"/>
            <w:sz w:val="24"/>
            <w:szCs w:val="24"/>
          </w:rPr>
          <w:t xml:space="preserve">ții </w:t>
        </w:r>
        <w:r w:rsidRPr="005F0619">
          <w:rPr>
            <w:rFonts w:ascii="Times New Roman" w:hAnsi="Times New Roman" w:cs="Times New Roman"/>
            <w:color w:val="FF0000"/>
            <w:sz w:val="24"/>
            <w:szCs w:val="24"/>
            <w:rPrChange w:id="203" w:author="Allanur Yakubov" w:date="2024-05-12T23:57:00Z">
              <w:rPr>
                <w:rFonts w:ascii="Times New Roman" w:hAnsi="Times New Roman" w:cs="Times New Roman"/>
                <w:sz w:val="24"/>
                <w:szCs w:val="24"/>
              </w:rPr>
            </w:rPrChange>
          </w:rPr>
          <w:t>Adres</w:t>
        </w:r>
      </w:ins>
      <w:ins w:id="204" w:author="Allanur Yakubov" w:date="2024-05-12T23:58:00Z">
        <w:r>
          <w:rPr>
            <w:rFonts w:ascii="Times New Roman" w:hAnsi="Times New Roman" w:cs="Times New Roman"/>
            <w:color w:val="FF0000"/>
            <w:sz w:val="24"/>
            <w:szCs w:val="24"/>
          </w:rPr>
          <w:t>ă</w:t>
        </w:r>
      </w:ins>
      <w:ins w:id="205" w:author="Allanur Yakubov" w:date="2024-05-12T23:57:00Z">
        <w:r>
          <w:rPr>
            <w:rFonts w:ascii="Times New Roman" w:hAnsi="Times New Roman" w:cs="Times New Roman"/>
            <w:sz w:val="24"/>
            <w:szCs w:val="24"/>
          </w:rPr>
          <w:t xml:space="preserve">: </w:t>
        </w:r>
      </w:ins>
    </w:p>
    <w:p w14:paraId="10EBE912" w14:textId="77777777" w:rsidR="00D939E3" w:rsidRDefault="00D939E3">
      <w:pPr>
        <w:autoSpaceDE w:val="0"/>
        <w:autoSpaceDN w:val="0"/>
        <w:adjustRightInd w:val="0"/>
        <w:spacing w:after="0" w:line="240" w:lineRule="auto"/>
        <w:ind w:left="720"/>
        <w:jc w:val="both"/>
        <w:rPr>
          <w:ins w:id="206" w:author="Allanur Yakubov" w:date="2024-05-13T00:29:00Z"/>
          <w:rFonts w:ascii="Times New Roman" w:hAnsi="Times New Roman" w:cs="Times New Roman"/>
          <w:sz w:val="24"/>
          <w:szCs w:val="24"/>
        </w:rPr>
        <w:pPrChange w:id="207" w:author="Allanur Yakubov" w:date="2024-05-13T00:29:00Z">
          <w:pPr>
            <w:autoSpaceDE w:val="0"/>
            <w:autoSpaceDN w:val="0"/>
            <w:adjustRightInd w:val="0"/>
            <w:spacing w:after="0" w:line="240" w:lineRule="auto"/>
            <w:ind w:firstLine="720"/>
            <w:jc w:val="both"/>
          </w:pPr>
        </w:pPrChange>
      </w:pPr>
      <w:ins w:id="208" w:author="Allanur Yakubov" w:date="2024-05-12T23:57:00Z">
        <w:r w:rsidRPr="00902743">
          <w:rPr>
            <w:rFonts w:ascii="Times New Roman" w:hAnsi="Times New Roman" w:cs="Times New Roman"/>
            <w:color w:val="FF0000"/>
            <w:sz w:val="24"/>
            <w:szCs w:val="24"/>
            <w:rPrChange w:id="209" w:author="Allanur Yakubov" w:date="2024-05-13T00:37:00Z">
              <w:rPr>
                <w:rFonts w:ascii="Times New Roman" w:hAnsi="Times New Roman" w:cs="Times New Roman"/>
                <w:sz w:val="24"/>
                <w:szCs w:val="24"/>
              </w:rPr>
            </w:rPrChange>
          </w:rPr>
          <w:t>Id_adress</w:t>
        </w:r>
      </w:ins>
      <w:ins w:id="210" w:author="Allanur Yakubov" w:date="2024-05-12T23:59:00Z">
        <w:r>
          <w:rPr>
            <w:rFonts w:ascii="Times New Roman" w:hAnsi="Times New Roman" w:cs="Times New Roman"/>
            <w:sz w:val="24"/>
            <w:szCs w:val="24"/>
          </w:rPr>
          <w:t>:</w:t>
        </w:r>
        <w:r w:rsidRPr="00692A10">
          <w:rPr>
            <w:rFonts w:ascii="Times New Roman" w:hAnsi="Times New Roman" w:cs="Times New Roman"/>
            <w:sz w:val="24"/>
            <w:szCs w:val="24"/>
          </w:rPr>
          <w:t>variabilă de tip întreg, de lungime maximă 5</w:t>
        </w:r>
        <w:r>
          <w:rPr>
            <w:rFonts w:ascii="Times New Roman" w:hAnsi="Times New Roman" w:cs="Times New Roman"/>
            <w:sz w:val="24"/>
            <w:szCs w:val="24"/>
          </w:rPr>
          <w:t>,care reprezintă id_ul(codul)adresă; E cheia primară a entități și are valoare obligatorie și unică</w:t>
        </w:r>
      </w:ins>
    </w:p>
    <w:p w14:paraId="455910EF" w14:textId="77777777" w:rsidR="00D939E3" w:rsidRDefault="00D939E3" w:rsidP="00D939E3">
      <w:pPr>
        <w:pStyle w:val="NoSpacing"/>
        <w:spacing w:line="276" w:lineRule="auto"/>
        <w:ind w:left="720"/>
        <w:jc w:val="both"/>
        <w:rPr>
          <w:ins w:id="211" w:author="Allanur Yakubov" w:date="2024-05-13T00:31:00Z"/>
          <w:rFonts w:ascii="Times New Roman" w:hAnsi="Times New Roman" w:cs="Times New Roman"/>
          <w:sz w:val="24"/>
          <w:szCs w:val="24"/>
        </w:rPr>
      </w:pPr>
      <w:ins w:id="212" w:author="Allanur Yakubov" w:date="2024-05-13T00:29:00Z">
        <w:r w:rsidRPr="00902743">
          <w:rPr>
            <w:rFonts w:ascii="Times New Roman" w:hAnsi="Times New Roman" w:cs="Times New Roman"/>
            <w:color w:val="FF0000"/>
            <w:sz w:val="24"/>
            <w:szCs w:val="24"/>
            <w:rPrChange w:id="213" w:author="Allanur Yakubov" w:date="2024-05-13T00:37:00Z">
              <w:rPr>
                <w:rFonts w:ascii="Times New Roman" w:hAnsi="Times New Roman" w:cs="Times New Roman"/>
                <w:sz w:val="24"/>
                <w:szCs w:val="24"/>
              </w:rPr>
            </w:rPrChange>
          </w:rPr>
          <w:t>Oraș:</w:t>
        </w:r>
      </w:ins>
      <w:ins w:id="214" w:author="Allanur Yakubov" w:date="2024-05-13T00:30:00Z">
        <w:r w:rsidRPr="00902743">
          <w:rPr>
            <w:rFonts w:ascii="Times New Roman" w:hAnsi="Times New Roman" w:cs="Times New Roman"/>
            <w:color w:val="FF0000"/>
            <w:sz w:val="24"/>
            <w:szCs w:val="24"/>
            <w:rPrChange w:id="215" w:author="Allanur Yakubov" w:date="2024-05-13T00:37:00Z">
              <w:rPr>
                <w:rFonts w:ascii="Times New Roman" w:hAnsi="Times New Roman" w:cs="Times New Roman"/>
                <w:sz w:val="24"/>
                <w:szCs w:val="24"/>
              </w:rPr>
            </w:rPrChange>
          </w:rPr>
          <w:t xml:space="preserve"> </w:t>
        </w:r>
        <w:r>
          <w:rPr>
            <w:rFonts w:ascii="Times New Roman" w:hAnsi="Times New Roman" w:cs="Times New Roman"/>
            <w:sz w:val="24"/>
            <w:szCs w:val="24"/>
          </w:rPr>
          <w:t>variablă de tip caracter,</w:t>
        </w:r>
        <w:r w:rsidRPr="00902743">
          <w:rPr>
            <w:rFonts w:ascii="Times New Roman" w:hAnsi="Times New Roman" w:cs="Times New Roman"/>
            <w:sz w:val="24"/>
            <w:szCs w:val="24"/>
          </w:rPr>
          <w:t xml:space="preserve"> </w:t>
        </w:r>
        <w:r>
          <w:rPr>
            <w:rFonts w:ascii="Times New Roman" w:hAnsi="Times New Roman" w:cs="Times New Roman"/>
            <w:sz w:val="24"/>
            <w:szCs w:val="24"/>
          </w:rPr>
          <w:t>de lungime maxima 30, care reprezintă nume orașlui;valoare acestui atribut trebuie sa fie diferite de NULL.</w:t>
        </w:r>
      </w:ins>
    </w:p>
    <w:p w14:paraId="04EB7FEA" w14:textId="77777777" w:rsidR="00D939E3" w:rsidRDefault="00D939E3" w:rsidP="00D939E3">
      <w:pPr>
        <w:pStyle w:val="NoSpacing"/>
        <w:spacing w:line="276" w:lineRule="auto"/>
        <w:ind w:left="720"/>
        <w:jc w:val="both"/>
        <w:rPr>
          <w:ins w:id="216" w:author="Allanur Yakubov" w:date="2024-05-13T00:31:00Z"/>
          <w:rFonts w:ascii="Times New Roman" w:hAnsi="Times New Roman" w:cs="Times New Roman"/>
          <w:sz w:val="24"/>
          <w:szCs w:val="24"/>
        </w:rPr>
      </w:pPr>
      <w:ins w:id="217" w:author="Allanur Yakubov" w:date="2024-05-13T00:31:00Z">
        <w:r w:rsidRPr="00902743">
          <w:rPr>
            <w:rFonts w:ascii="Times New Roman" w:hAnsi="Times New Roman" w:cs="Times New Roman"/>
            <w:color w:val="FF0000"/>
            <w:sz w:val="24"/>
            <w:szCs w:val="24"/>
            <w:rPrChange w:id="218" w:author="Allanur Yakubov" w:date="2024-05-13T00:37:00Z">
              <w:rPr>
                <w:rFonts w:ascii="Times New Roman" w:hAnsi="Times New Roman" w:cs="Times New Roman"/>
                <w:sz w:val="24"/>
                <w:szCs w:val="24"/>
              </w:rPr>
            </w:rPrChange>
          </w:rPr>
          <w:t xml:space="preserve">Strada: </w:t>
        </w:r>
        <w:r>
          <w:rPr>
            <w:rFonts w:ascii="Times New Roman" w:hAnsi="Times New Roman" w:cs="Times New Roman"/>
            <w:sz w:val="24"/>
            <w:szCs w:val="24"/>
          </w:rPr>
          <w:t>variablă de tip caracter,</w:t>
        </w:r>
        <w:r w:rsidRPr="00902743">
          <w:rPr>
            <w:rFonts w:ascii="Times New Roman" w:hAnsi="Times New Roman" w:cs="Times New Roman"/>
            <w:sz w:val="24"/>
            <w:szCs w:val="24"/>
          </w:rPr>
          <w:t xml:space="preserve"> </w:t>
        </w:r>
        <w:r>
          <w:rPr>
            <w:rFonts w:ascii="Times New Roman" w:hAnsi="Times New Roman" w:cs="Times New Roman"/>
            <w:sz w:val="24"/>
            <w:szCs w:val="24"/>
          </w:rPr>
          <w:t>de lungime maxima 30, care reprezintă nume stradei;valoare acestui atribut trebuie sa fie diferite de NULL.</w:t>
        </w:r>
      </w:ins>
    </w:p>
    <w:p w14:paraId="5996D460" w14:textId="77777777" w:rsidR="00D939E3" w:rsidRDefault="00D939E3" w:rsidP="00D939E3">
      <w:pPr>
        <w:pStyle w:val="NoSpacing"/>
        <w:spacing w:line="276" w:lineRule="auto"/>
        <w:ind w:left="720"/>
        <w:jc w:val="both"/>
        <w:rPr>
          <w:ins w:id="219" w:author="Allanur Yakubov" w:date="2024-05-13T00:33:00Z"/>
          <w:rFonts w:ascii="Times New Roman" w:hAnsi="Times New Roman" w:cs="Times New Roman"/>
          <w:sz w:val="24"/>
          <w:szCs w:val="24"/>
        </w:rPr>
      </w:pPr>
      <w:ins w:id="220" w:author="Allanur Yakubov" w:date="2024-05-13T00:31:00Z">
        <w:r w:rsidRPr="00902743">
          <w:rPr>
            <w:rFonts w:ascii="Times New Roman" w:hAnsi="Times New Roman" w:cs="Times New Roman"/>
            <w:color w:val="FF0000"/>
            <w:sz w:val="24"/>
            <w:szCs w:val="24"/>
            <w:rPrChange w:id="221" w:author="Allanur Yakubov" w:date="2024-05-13T00:37:00Z">
              <w:rPr>
                <w:rFonts w:ascii="Times New Roman" w:hAnsi="Times New Roman" w:cs="Times New Roman"/>
                <w:sz w:val="24"/>
                <w:szCs w:val="24"/>
              </w:rPr>
            </w:rPrChange>
          </w:rPr>
          <w:t>Zip_code</w:t>
        </w:r>
      </w:ins>
      <w:ins w:id="222" w:author="Allanur Yakubov" w:date="2024-05-13T00:32:00Z">
        <w:r w:rsidRPr="00902743">
          <w:rPr>
            <w:rFonts w:ascii="Times New Roman" w:hAnsi="Times New Roman" w:cs="Times New Roman"/>
            <w:color w:val="FF0000"/>
            <w:sz w:val="24"/>
            <w:szCs w:val="24"/>
            <w:rPrChange w:id="223" w:author="Allanur Yakubov" w:date="2024-05-13T00:37:00Z">
              <w:rPr>
                <w:rFonts w:ascii="Times New Roman" w:hAnsi="Times New Roman" w:cs="Times New Roman"/>
                <w:sz w:val="24"/>
                <w:szCs w:val="24"/>
              </w:rPr>
            </w:rPrChange>
          </w:rPr>
          <w:t>:</w:t>
        </w:r>
        <w:r w:rsidRPr="00902743">
          <w:rPr>
            <w:rFonts w:ascii="Times New Roman" w:hAnsi="Times New Roman" w:cs="Times New Roman"/>
            <w:color w:val="FF0000"/>
            <w:sz w:val="24"/>
            <w:szCs w:val="24"/>
            <w:rPrChange w:id="224" w:author="Allanur Yakubov" w:date="2024-05-13T00:37:00Z">
              <w:rPr>
                <w:rFonts w:cstheme="minorHAnsi"/>
                <w:sz w:val="28"/>
                <w:szCs w:val="28"/>
              </w:rPr>
            </w:rPrChange>
          </w:rPr>
          <w:t xml:space="preserve"> </w:t>
        </w:r>
        <w:r w:rsidRPr="00902743">
          <w:rPr>
            <w:rFonts w:ascii="Times New Roman" w:hAnsi="Times New Roman" w:cs="Times New Roman"/>
            <w:sz w:val="24"/>
            <w:szCs w:val="24"/>
            <w:rPrChange w:id="225" w:author="Allanur Yakubov" w:date="2024-05-13T00:32:00Z">
              <w:rPr>
                <w:rFonts w:cstheme="minorHAnsi"/>
                <w:sz w:val="28"/>
                <w:szCs w:val="28"/>
              </w:rPr>
            </w:rPrChange>
          </w:rPr>
          <w:t>variabil</w:t>
        </w:r>
        <w:r w:rsidRPr="00902743">
          <w:rPr>
            <w:rFonts w:ascii="Times New Roman" w:hAnsi="Times New Roman" w:cs="Times New Roman"/>
            <w:sz w:val="24"/>
            <w:szCs w:val="24"/>
            <w:rPrChange w:id="226" w:author="Allanur Yakubov" w:date="2024-05-13T00:32:00Z">
              <w:rPr>
                <w:rFonts w:ascii="Cambria" w:hAnsi="Cambria" w:cs="Cambria"/>
                <w:sz w:val="28"/>
                <w:szCs w:val="28"/>
              </w:rPr>
            </w:rPrChange>
          </w:rPr>
          <w:t>ă</w:t>
        </w:r>
        <w:r w:rsidRPr="00902743">
          <w:rPr>
            <w:rFonts w:ascii="Times New Roman" w:hAnsi="Times New Roman" w:cs="Times New Roman"/>
            <w:sz w:val="24"/>
            <w:szCs w:val="24"/>
            <w:rPrChange w:id="227" w:author="Allanur Yakubov" w:date="2024-05-13T00:32:00Z">
              <w:rPr>
                <w:rFonts w:cstheme="minorHAnsi"/>
                <w:sz w:val="28"/>
                <w:szCs w:val="28"/>
              </w:rPr>
            </w:rPrChange>
          </w:rPr>
          <w:t xml:space="preserve"> de tip</w:t>
        </w:r>
      </w:ins>
      <w:ins w:id="228" w:author="Allanur Yakubov" w:date="2024-05-13T00:34:00Z">
        <w:r>
          <w:rPr>
            <w:rFonts w:ascii="Times New Roman" w:hAnsi="Times New Roman" w:cs="Times New Roman"/>
            <w:sz w:val="24"/>
            <w:szCs w:val="24"/>
          </w:rPr>
          <w:t xml:space="preserve"> </w:t>
        </w:r>
      </w:ins>
      <w:ins w:id="229" w:author="Allanur Yakubov" w:date="2024-05-13T00:33:00Z">
        <w:r>
          <w:rPr>
            <w:rFonts w:ascii="Times New Roman" w:hAnsi="Times New Roman" w:cs="Times New Roman"/>
            <w:sz w:val="24"/>
            <w:szCs w:val="24"/>
          </w:rPr>
          <w:t>numar</w:t>
        </w:r>
      </w:ins>
      <w:ins w:id="230" w:author="Allanur Yakubov" w:date="2024-05-13T00:32:00Z">
        <w:r w:rsidRPr="00902743">
          <w:rPr>
            <w:rFonts w:ascii="Times New Roman" w:hAnsi="Times New Roman" w:cs="Times New Roman"/>
            <w:sz w:val="24"/>
            <w:szCs w:val="24"/>
            <w:rPrChange w:id="231" w:author="Allanur Yakubov" w:date="2024-05-13T00:32:00Z">
              <w:rPr>
                <w:rFonts w:cstheme="minorHAnsi"/>
                <w:sz w:val="28"/>
                <w:szCs w:val="28"/>
              </w:rPr>
            </w:rPrChange>
          </w:rPr>
          <w:t>, de lungime maxim</w:t>
        </w:r>
        <w:r w:rsidRPr="00902743">
          <w:rPr>
            <w:rFonts w:ascii="Times New Roman" w:hAnsi="Times New Roman" w:cs="Times New Roman"/>
            <w:sz w:val="24"/>
            <w:szCs w:val="24"/>
            <w:rPrChange w:id="232" w:author="Allanur Yakubov" w:date="2024-05-13T00:32:00Z">
              <w:rPr>
                <w:rFonts w:ascii="Cambria" w:hAnsi="Cambria" w:cs="Cambria"/>
                <w:sz w:val="28"/>
                <w:szCs w:val="28"/>
              </w:rPr>
            </w:rPrChange>
          </w:rPr>
          <w:t>ă</w:t>
        </w:r>
        <w:r w:rsidRPr="00902743">
          <w:rPr>
            <w:rFonts w:ascii="Times New Roman" w:hAnsi="Times New Roman" w:cs="Times New Roman"/>
            <w:sz w:val="24"/>
            <w:szCs w:val="24"/>
            <w:rPrChange w:id="233" w:author="Allanur Yakubov" w:date="2024-05-13T00:32:00Z">
              <w:rPr>
                <w:rFonts w:cstheme="minorHAnsi"/>
                <w:sz w:val="28"/>
                <w:szCs w:val="28"/>
              </w:rPr>
            </w:rPrChange>
          </w:rPr>
          <w:t xml:space="preserve"> 6, care reprezint</w:t>
        </w:r>
        <w:r w:rsidRPr="00902743">
          <w:rPr>
            <w:rFonts w:ascii="Times New Roman" w:hAnsi="Times New Roman" w:cs="Times New Roman"/>
            <w:sz w:val="24"/>
            <w:szCs w:val="24"/>
            <w:rPrChange w:id="234" w:author="Allanur Yakubov" w:date="2024-05-13T00:32:00Z">
              <w:rPr>
                <w:rFonts w:ascii="Cambria" w:hAnsi="Cambria" w:cs="Cambria"/>
                <w:sz w:val="28"/>
                <w:szCs w:val="28"/>
              </w:rPr>
            </w:rPrChange>
          </w:rPr>
          <w:t>ă</w:t>
        </w:r>
        <w:r w:rsidRPr="00902743">
          <w:rPr>
            <w:rFonts w:ascii="Times New Roman" w:hAnsi="Times New Roman" w:cs="Times New Roman"/>
            <w:sz w:val="24"/>
            <w:szCs w:val="24"/>
            <w:rPrChange w:id="235" w:author="Allanur Yakubov" w:date="2024-05-13T00:32:00Z">
              <w:rPr>
                <w:rFonts w:cstheme="minorHAnsi"/>
                <w:sz w:val="28"/>
                <w:szCs w:val="28"/>
              </w:rPr>
            </w:rPrChange>
          </w:rPr>
          <w:t xml:space="preserve"> codul postal al unei</w:t>
        </w:r>
      </w:ins>
      <w:ins w:id="236" w:author="Allanur Yakubov" w:date="2024-05-13T00:33:00Z">
        <w:r>
          <w:rPr>
            <w:rFonts w:ascii="Times New Roman" w:hAnsi="Times New Roman" w:cs="Times New Roman"/>
            <w:sz w:val="24"/>
            <w:szCs w:val="24"/>
          </w:rPr>
          <w:t xml:space="preserve"> adresă</w:t>
        </w:r>
      </w:ins>
    </w:p>
    <w:p w14:paraId="0A5E52B3" w14:textId="77777777" w:rsidR="00D939E3" w:rsidRDefault="00D939E3" w:rsidP="00D939E3">
      <w:pPr>
        <w:pStyle w:val="NoSpacing"/>
        <w:spacing w:line="276" w:lineRule="auto"/>
        <w:ind w:left="720"/>
        <w:jc w:val="both"/>
        <w:rPr>
          <w:ins w:id="237" w:author="Allanur Yakubov" w:date="2024-05-13T00:37:00Z"/>
          <w:rFonts w:ascii="Times New Roman" w:hAnsi="Times New Roman" w:cs="Times New Roman"/>
          <w:sz w:val="24"/>
          <w:szCs w:val="24"/>
        </w:rPr>
      </w:pPr>
      <w:ins w:id="238" w:author="Allanur Yakubov" w:date="2024-05-13T00:33:00Z">
        <w:r w:rsidRPr="00902743">
          <w:rPr>
            <w:rFonts w:ascii="Times New Roman" w:hAnsi="Times New Roman" w:cs="Times New Roman"/>
            <w:color w:val="FF0000"/>
            <w:sz w:val="24"/>
            <w:szCs w:val="24"/>
            <w:rPrChange w:id="239" w:author="Allanur Yakubov" w:date="2024-05-13T00:37:00Z">
              <w:rPr>
                <w:rFonts w:ascii="Times New Roman" w:hAnsi="Times New Roman" w:cs="Times New Roman"/>
                <w:sz w:val="24"/>
                <w:szCs w:val="24"/>
              </w:rPr>
            </w:rPrChange>
          </w:rPr>
          <w:t>Appartment</w:t>
        </w:r>
        <w:r>
          <w:rPr>
            <w:rFonts w:ascii="Times New Roman" w:hAnsi="Times New Roman" w:cs="Times New Roman"/>
            <w:sz w:val="24"/>
            <w:szCs w:val="24"/>
          </w:rPr>
          <w:t>:variablă de tip caracter,</w:t>
        </w:r>
      </w:ins>
      <w:ins w:id="240" w:author="Allanur Yakubov" w:date="2024-05-13T00:35:00Z">
        <w:r w:rsidRPr="00902743">
          <w:rPr>
            <w:rFonts w:ascii="Times New Roman" w:hAnsi="Times New Roman" w:cs="Times New Roman"/>
            <w:sz w:val="24"/>
            <w:szCs w:val="24"/>
          </w:rPr>
          <w:t xml:space="preserve"> </w:t>
        </w:r>
        <w:r w:rsidRPr="00692A10">
          <w:rPr>
            <w:rFonts w:ascii="Times New Roman" w:hAnsi="Times New Roman" w:cs="Times New Roman"/>
            <w:sz w:val="24"/>
            <w:szCs w:val="24"/>
          </w:rPr>
          <w:t xml:space="preserve">de lungime maximă </w:t>
        </w:r>
      </w:ins>
      <w:ins w:id="241" w:author="Allanur Yakubov" w:date="2024-05-13T00:37:00Z">
        <w:r>
          <w:rPr>
            <w:rFonts w:ascii="Times New Roman" w:hAnsi="Times New Roman" w:cs="Times New Roman"/>
            <w:sz w:val="24"/>
            <w:szCs w:val="24"/>
          </w:rPr>
          <w:t>30</w:t>
        </w:r>
      </w:ins>
      <w:ins w:id="242" w:author="Allanur Yakubov" w:date="2024-05-13T00:35:00Z">
        <w:r>
          <w:rPr>
            <w:rFonts w:ascii="Times New Roman" w:hAnsi="Times New Roman" w:cs="Times New Roman"/>
            <w:sz w:val="24"/>
            <w:szCs w:val="24"/>
          </w:rPr>
          <w:t>,care reprezintă nume</w:t>
        </w:r>
      </w:ins>
      <w:ins w:id="243" w:author="Allanur Yakubov" w:date="2024-05-13T00:36:00Z">
        <w:r>
          <w:rPr>
            <w:rFonts w:ascii="Times New Roman" w:hAnsi="Times New Roman" w:cs="Times New Roman"/>
            <w:sz w:val="24"/>
            <w:szCs w:val="24"/>
          </w:rPr>
          <w:t xml:space="preserve"> </w:t>
        </w:r>
      </w:ins>
      <w:ins w:id="244" w:author="Allanur Yakubov" w:date="2024-05-13T00:35:00Z">
        <w:r>
          <w:rPr>
            <w:rFonts w:ascii="Times New Roman" w:hAnsi="Times New Roman" w:cs="Times New Roman"/>
            <w:sz w:val="24"/>
            <w:szCs w:val="24"/>
          </w:rPr>
          <w:t>blocul</w:t>
        </w:r>
      </w:ins>
      <w:ins w:id="245" w:author="Allanur Yakubov" w:date="2024-05-13T00:36:00Z">
        <w:r>
          <w:rPr>
            <w:rFonts w:ascii="Times New Roman" w:hAnsi="Times New Roman" w:cs="Times New Roman"/>
            <w:sz w:val="24"/>
            <w:szCs w:val="24"/>
          </w:rPr>
          <w:t>ui.</w:t>
        </w:r>
      </w:ins>
    </w:p>
    <w:p w14:paraId="5F975F1D" w14:textId="77777777" w:rsidR="00D939E3" w:rsidRDefault="00D939E3" w:rsidP="00D939E3">
      <w:pPr>
        <w:pStyle w:val="NoSpacing"/>
        <w:spacing w:line="276" w:lineRule="auto"/>
        <w:jc w:val="both"/>
        <w:rPr>
          <w:ins w:id="246" w:author="Allanur Yakubov" w:date="2024-05-13T00:38:00Z"/>
          <w:rFonts w:ascii="Times New Roman" w:hAnsi="Times New Roman" w:cs="Times New Roman"/>
          <w:sz w:val="24"/>
          <w:szCs w:val="24"/>
        </w:rPr>
      </w:pPr>
      <w:ins w:id="247" w:author="Allanur Yakubov" w:date="2024-05-13T00:37:00Z">
        <w:r>
          <w:rPr>
            <w:rFonts w:ascii="Times New Roman" w:hAnsi="Times New Roman" w:cs="Times New Roman"/>
            <w:sz w:val="24"/>
            <w:szCs w:val="24"/>
          </w:rPr>
          <w:t>3.</w:t>
        </w:r>
      </w:ins>
      <w:ins w:id="248" w:author="Allanur Yakubov" w:date="2024-05-13T00:38:00Z">
        <w:r w:rsidRPr="00902743">
          <w:rPr>
            <w:rFonts w:ascii="Times New Roman" w:hAnsi="Times New Roman" w:cs="Times New Roman"/>
            <w:sz w:val="24"/>
            <w:szCs w:val="24"/>
          </w:rPr>
          <w:t xml:space="preserve"> </w:t>
        </w:r>
        <w:r>
          <w:rPr>
            <w:rFonts w:ascii="Times New Roman" w:hAnsi="Times New Roman" w:cs="Times New Roman"/>
            <w:sz w:val="24"/>
            <w:szCs w:val="24"/>
          </w:rPr>
          <w:t xml:space="preserve">Atributele entității </w:t>
        </w:r>
        <w:r w:rsidRPr="00931AA9">
          <w:rPr>
            <w:rFonts w:ascii="Times New Roman" w:hAnsi="Times New Roman" w:cs="Times New Roman"/>
            <w:color w:val="FF0000"/>
            <w:sz w:val="24"/>
            <w:szCs w:val="24"/>
            <w:rPrChange w:id="249" w:author="Allanur Yakubov" w:date="2024-05-13T00:49:00Z">
              <w:rPr>
                <w:rFonts w:ascii="Times New Roman" w:hAnsi="Times New Roman" w:cs="Times New Roman"/>
                <w:sz w:val="24"/>
                <w:szCs w:val="24"/>
              </w:rPr>
            </w:rPrChange>
          </w:rPr>
          <w:t>Copi:</w:t>
        </w:r>
      </w:ins>
    </w:p>
    <w:p w14:paraId="4D28BD51" w14:textId="77777777" w:rsidR="00D939E3" w:rsidRDefault="00D939E3" w:rsidP="00D939E3">
      <w:pPr>
        <w:pStyle w:val="NoSpacing"/>
        <w:spacing w:line="276" w:lineRule="auto"/>
        <w:ind w:left="720"/>
        <w:jc w:val="both"/>
        <w:rPr>
          <w:ins w:id="250" w:author="Allanur Yakubov" w:date="2024-05-13T00:38:00Z"/>
          <w:rFonts w:ascii="Times New Roman" w:hAnsi="Times New Roman" w:cs="Times New Roman"/>
          <w:sz w:val="24"/>
          <w:szCs w:val="24"/>
        </w:rPr>
      </w:pPr>
      <w:ins w:id="251" w:author="Allanur Yakubov" w:date="2024-05-13T00:38:00Z">
        <w:r w:rsidRPr="00D57BFC">
          <w:rPr>
            <w:rFonts w:ascii="Times New Roman" w:hAnsi="Times New Roman" w:cs="Times New Roman"/>
            <w:color w:val="FF0000"/>
            <w:sz w:val="24"/>
            <w:szCs w:val="24"/>
            <w:rPrChange w:id="252" w:author="Allanur Yakubov" w:date="2024-05-13T00:45:00Z">
              <w:rPr>
                <w:rFonts w:ascii="Times New Roman" w:hAnsi="Times New Roman" w:cs="Times New Roman"/>
                <w:sz w:val="24"/>
                <w:szCs w:val="24"/>
              </w:rPr>
            </w:rPrChange>
          </w:rPr>
          <w:t>Id_copi:</w:t>
        </w:r>
        <w:r>
          <w:rPr>
            <w:rFonts w:ascii="Times New Roman" w:hAnsi="Times New Roman" w:cs="Times New Roman"/>
            <w:sz w:val="24"/>
            <w:szCs w:val="24"/>
          </w:rPr>
          <w:t xml:space="preserve"> </w:t>
        </w:r>
        <w:r w:rsidRPr="00692A10">
          <w:rPr>
            <w:rFonts w:ascii="Times New Roman" w:hAnsi="Times New Roman" w:cs="Times New Roman"/>
            <w:sz w:val="24"/>
            <w:szCs w:val="24"/>
          </w:rPr>
          <w:t>variabilă de tip</w:t>
        </w:r>
      </w:ins>
      <w:r>
        <w:rPr>
          <w:rFonts w:ascii="Times New Roman" w:hAnsi="Times New Roman" w:cs="Times New Roman"/>
          <w:sz w:val="24"/>
          <w:szCs w:val="24"/>
        </w:rPr>
        <w:t xml:space="preserve"> number</w:t>
      </w:r>
      <w:ins w:id="253" w:author="Allanur Yakubov" w:date="2024-05-13T00:38:00Z">
        <w:r w:rsidRPr="00692A10">
          <w:rPr>
            <w:rFonts w:ascii="Times New Roman" w:hAnsi="Times New Roman" w:cs="Times New Roman"/>
            <w:sz w:val="24"/>
            <w:szCs w:val="24"/>
          </w:rPr>
          <w:t>, de lungime maximă 5</w:t>
        </w:r>
        <w:r>
          <w:rPr>
            <w:rFonts w:ascii="Times New Roman" w:hAnsi="Times New Roman" w:cs="Times New Roman"/>
            <w:sz w:val="24"/>
            <w:szCs w:val="24"/>
          </w:rPr>
          <w:t>,care reprezintă id_ul(codul)copil; E cheia primară a entități și are valoare obligatorie și unică.</w:t>
        </w:r>
      </w:ins>
    </w:p>
    <w:p w14:paraId="2EF3A7D7" w14:textId="77777777" w:rsidR="00D939E3" w:rsidRDefault="00D939E3" w:rsidP="00D939E3">
      <w:pPr>
        <w:pStyle w:val="NoSpacing"/>
        <w:spacing w:line="276" w:lineRule="auto"/>
        <w:ind w:left="720"/>
        <w:jc w:val="both"/>
        <w:rPr>
          <w:ins w:id="254" w:author="Allanur Yakubov" w:date="2024-05-13T00:38:00Z"/>
          <w:rFonts w:ascii="Times New Roman" w:hAnsi="Times New Roman" w:cs="Times New Roman"/>
          <w:sz w:val="24"/>
          <w:szCs w:val="24"/>
        </w:rPr>
      </w:pPr>
      <w:ins w:id="255" w:author="Allanur Yakubov" w:date="2024-05-13T00:38:00Z">
        <w:r w:rsidRPr="00D57BFC">
          <w:rPr>
            <w:rFonts w:ascii="Times New Roman" w:hAnsi="Times New Roman" w:cs="Times New Roman"/>
            <w:color w:val="FF0000"/>
            <w:sz w:val="24"/>
            <w:szCs w:val="24"/>
            <w:rPrChange w:id="256" w:author="Allanur Yakubov" w:date="2024-05-13T00:45:00Z">
              <w:rPr>
                <w:rFonts w:ascii="Times New Roman" w:hAnsi="Times New Roman" w:cs="Times New Roman"/>
                <w:sz w:val="24"/>
                <w:szCs w:val="24"/>
              </w:rPr>
            </w:rPrChange>
          </w:rPr>
          <w:t>Nume:</w:t>
        </w:r>
      </w:ins>
      <w:ins w:id="257" w:author="Allanur Yakubov" w:date="2024-05-13T00:42:00Z">
        <w:r w:rsidRPr="00D57BFC">
          <w:rPr>
            <w:rFonts w:ascii="Times New Roman" w:hAnsi="Times New Roman" w:cs="Times New Roman"/>
            <w:color w:val="FF0000"/>
            <w:sz w:val="24"/>
            <w:szCs w:val="24"/>
            <w:rPrChange w:id="258" w:author="Allanur Yakubov" w:date="2024-05-13T00:45:00Z">
              <w:rPr>
                <w:rFonts w:ascii="Times New Roman" w:hAnsi="Times New Roman" w:cs="Times New Roman"/>
                <w:sz w:val="24"/>
                <w:szCs w:val="24"/>
              </w:rPr>
            </w:rPrChange>
          </w:rPr>
          <w:t xml:space="preserve"> </w:t>
        </w:r>
        <w:r>
          <w:rPr>
            <w:rFonts w:ascii="Times New Roman" w:hAnsi="Times New Roman" w:cs="Times New Roman"/>
            <w:sz w:val="24"/>
            <w:szCs w:val="24"/>
          </w:rPr>
          <w:t>variablă de tip caracter, de lungime maxima 30,care reprezintă nume</w:t>
        </w:r>
      </w:ins>
      <w:ins w:id="259" w:author="Allanur Yakubov" w:date="2024-05-13T00:43:00Z">
        <w:r>
          <w:rPr>
            <w:rFonts w:ascii="Times New Roman" w:hAnsi="Times New Roman" w:cs="Times New Roman"/>
            <w:sz w:val="24"/>
            <w:szCs w:val="24"/>
          </w:rPr>
          <w:t xml:space="preserve"> </w:t>
        </w:r>
      </w:ins>
      <w:ins w:id="260" w:author="Allanur Yakubov" w:date="2024-05-13T00:42:00Z">
        <w:r>
          <w:rPr>
            <w:rFonts w:ascii="Times New Roman" w:hAnsi="Times New Roman" w:cs="Times New Roman"/>
            <w:sz w:val="24"/>
            <w:szCs w:val="24"/>
          </w:rPr>
          <w:t>copilui;valoare acestui atribut trebuie sa fie diferite de NULL.</w:t>
        </w:r>
      </w:ins>
    </w:p>
    <w:p w14:paraId="547AADA8" w14:textId="77777777" w:rsidR="00D939E3" w:rsidRDefault="00D939E3" w:rsidP="00D939E3">
      <w:pPr>
        <w:pStyle w:val="NoSpacing"/>
        <w:spacing w:line="276" w:lineRule="auto"/>
        <w:ind w:left="720"/>
        <w:jc w:val="both"/>
        <w:rPr>
          <w:ins w:id="261" w:author="Allanur Yakubov" w:date="2024-05-13T00:38:00Z"/>
          <w:rFonts w:ascii="Times New Roman" w:hAnsi="Times New Roman" w:cs="Times New Roman"/>
          <w:sz w:val="24"/>
          <w:szCs w:val="24"/>
        </w:rPr>
      </w:pPr>
      <w:ins w:id="262" w:author="Allanur Yakubov" w:date="2024-05-13T00:38:00Z">
        <w:r w:rsidRPr="00D57BFC">
          <w:rPr>
            <w:rFonts w:ascii="Times New Roman" w:hAnsi="Times New Roman" w:cs="Times New Roman"/>
            <w:color w:val="FF0000"/>
            <w:sz w:val="24"/>
            <w:szCs w:val="24"/>
            <w:rPrChange w:id="263" w:author="Allanur Yakubov" w:date="2024-05-13T00:45:00Z">
              <w:rPr>
                <w:rFonts w:ascii="Times New Roman" w:hAnsi="Times New Roman" w:cs="Times New Roman"/>
                <w:sz w:val="24"/>
                <w:szCs w:val="24"/>
              </w:rPr>
            </w:rPrChange>
          </w:rPr>
          <w:t>Prenume:</w:t>
        </w:r>
      </w:ins>
      <w:ins w:id="264" w:author="Allanur Yakubov" w:date="2024-05-13T00:43:00Z">
        <w:r w:rsidRPr="00D57BFC">
          <w:rPr>
            <w:rFonts w:ascii="Times New Roman" w:hAnsi="Times New Roman" w:cs="Times New Roman"/>
            <w:color w:val="FF0000"/>
            <w:sz w:val="24"/>
            <w:szCs w:val="24"/>
            <w:rPrChange w:id="265" w:author="Allanur Yakubov" w:date="2024-05-13T00:45:00Z">
              <w:rPr>
                <w:rFonts w:ascii="Times New Roman" w:hAnsi="Times New Roman" w:cs="Times New Roman"/>
                <w:sz w:val="24"/>
                <w:szCs w:val="24"/>
              </w:rPr>
            </w:rPrChange>
          </w:rPr>
          <w:t xml:space="preserve"> </w:t>
        </w:r>
        <w:r>
          <w:rPr>
            <w:rFonts w:ascii="Times New Roman" w:hAnsi="Times New Roman" w:cs="Times New Roman"/>
            <w:sz w:val="24"/>
            <w:szCs w:val="24"/>
          </w:rPr>
          <w:t>variablă de tip caracter, de lungime maxima 30,care reprezintă prenume copilui;valoare acestui atribut trebuie sa fie diferite de NULL.</w:t>
        </w:r>
      </w:ins>
    </w:p>
    <w:p w14:paraId="0164FBF9" w14:textId="77777777" w:rsidR="00D939E3" w:rsidRDefault="00D939E3" w:rsidP="00D939E3">
      <w:pPr>
        <w:ind w:left="720"/>
        <w:rPr>
          <w:ins w:id="266" w:author="Allanur Yakubov" w:date="2024-05-13T00:44:00Z"/>
          <w:rFonts w:ascii="Times New Roman" w:hAnsi="Times New Roman" w:cs="Times New Roman"/>
          <w:sz w:val="24"/>
          <w:szCs w:val="24"/>
        </w:rPr>
      </w:pPr>
      <w:ins w:id="267" w:author="Allanur Yakubov" w:date="2024-05-13T00:38:00Z">
        <w:r w:rsidRPr="00D57BFC">
          <w:rPr>
            <w:rFonts w:ascii="Times New Roman" w:hAnsi="Times New Roman" w:cs="Times New Roman"/>
            <w:color w:val="FF0000"/>
            <w:sz w:val="24"/>
            <w:szCs w:val="24"/>
            <w:rPrChange w:id="268" w:author="Allanur Yakubov" w:date="2024-05-13T00:45:00Z">
              <w:rPr/>
            </w:rPrChange>
          </w:rPr>
          <w:t>Data</w:t>
        </w:r>
      </w:ins>
      <w:ins w:id="269" w:author="Allanur Yakubov" w:date="2024-05-13T00:39:00Z">
        <w:r w:rsidRPr="00D57BFC">
          <w:rPr>
            <w:rFonts w:ascii="Times New Roman" w:hAnsi="Times New Roman" w:cs="Times New Roman"/>
            <w:color w:val="FF0000"/>
            <w:sz w:val="24"/>
            <w:szCs w:val="24"/>
            <w:rPrChange w:id="270" w:author="Allanur Yakubov" w:date="2024-05-13T00:45:00Z">
              <w:rPr/>
            </w:rPrChange>
          </w:rPr>
          <w:t>_naștere</w:t>
        </w:r>
      </w:ins>
      <w:ins w:id="271" w:author="Allanur Yakubov" w:date="2024-05-13T00:42:00Z">
        <w:r w:rsidRPr="00D57BFC">
          <w:rPr>
            <w:rFonts w:ascii="Times New Roman" w:hAnsi="Times New Roman" w:cs="Times New Roman"/>
            <w:color w:val="FF0000"/>
            <w:sz w:val="24"/>
            <w:szCs w:val="24"/>
            <w:rPrChange w:id="272" w:author="Allanur Yakubov" w:date="2024-05-13T00:45:00Z">
              <w:rPr/>
            </w:rPrChange>
          </w:rPr>
          <w:t>:</w:t>
        </w:r>
      </w:ins>
      <w:ins w:id="273" w:author="Allanur Yakubov" w:date="2024-05-13T00:43:00Z">
        <w:r w:rsidRPr="00D57BFC">
          <w:rPr>
            <w:rFonts w:cstheme="minorHAnsi"/>
            <w:color w:val="FF0000"/>
            <w:rPrChange w:id="274" w:author="Allanur Yakubov" w:date="2024-05-13T00:45:00Z">
              <w:rPr>
                <w:rFonts w:cstheme="minorHAnsi"/>
              </w:rPr>
            </w:rPrChange>
          </w:rPr>
          <w:t xml:space="preserve"> </w:t>
        </w:r>
        <w:r w:rsidRPr="00D57BFC">
          <w:rPr>
            <w:rFonts w:ascii="Times New Roman" w:hAnsi="Times New Roman" w:cs="Times New Roman"/>
            <w:sz w:val="24"/>
            <w:szCs w:val="24"/>
            <w:rPrChange w:id="275" w:author="Allanur Yakubov" w:date="2024-05-13T00:44:00Z">
              <w:rPr>
                <w:rFonts w:cstheme="minorHAnsi"/>
              </w:rPr>
            </w:rPrChange>
          </w:rPr>
          <w:t>variabil</w:t>
        </w:r>
        <w:r w:rsidRPr="00D57BFC">
          <w:rPr>
            <w:rFonts w:ascii="Times New Roman" w:hAnsi="Times New Roman" w:cs="Times New Roman"/>
            <w:sz w:val="24"/>
            <w:szCs w:val="24"/>
            <w:rPrChange w:id="276" w:author="Allanur Yakubov" w:date="2024-05-13T00:44:00Z">
              <w:rPr>
                <w:rFonts w:ascii="Cambria" w:hAnsi="Cambria" w:cs="Cambria"/>
              </w:rPr>
            </w:rPrChange>
          </w:rPr>
          <w:t>ă</w:t>
        </w:r>
        <w:r w:rsidRPr="00D57BFC">
          <w:rPr>
            <w:rFonts w:ascii="Times New Roman" w:hAnsi="Times New Roman" w:cs="Times New Roman"/>
            <w:sz w:val="24"/>
            <w:szCs w:val="24"/>
            <w:rPrChange w:id="277" w:author="Allanur Yakubov" w:date="2024-05-13T00:44:00Z">
              <w:rPr>
                <w:rFonts w:cstheme="minorHAnsi"/>
              </w:rPr>
            </w:rPrChange>
          </w:rPr>
          <w:t xml:space="preserve"> de </w:t>
        </w:r>
        <w:r w:rsidRPr="00D57BFC">
          <w:rPr>
            <w:rFonts w:ascii="Times New Roman" w:hAnsi="Times New Roman" w:cs="Times New Roman"/>
            <w:sz w:val="24"/>
            <w:szCs w:val="24"/>
            <w:lang w:val="en-GB"/>
            <w:rPrChange w:id="278" w:author="Allanur Yakubov" w:date="2024-05-13T00:44:00Z">
              <w:rPr>
                <w:rFonts w:cstheme="minorHAnsi"/>
                <w:lang w:val="en-GB"/>
              </w:rPr>
            </w:rPrChange>
          </w:rPr>
          <w:t xml:space="preserve">tip </w:t>
        </w:r>
        <w:proofErr w:type="spellStart"/>
        <w:r w:rsidRPr="00D57BFC">
          <w:rPr>
            <w:rFonts w:ascii="Times New Roman" w:hAnsi="Times New Roman" w:cs="Times New Roman"/>
            <w:sz w:val="24"/>
            <w:szCs w:val="24"/>
            <w:lang w:val="en-GB"/>
            <w:rPrChange w:id="279" w:author="Allanur Yakubov" w:date="2024-05-13T00:44:00Z">
              <w:rPr>
                <w:rFonts w:cstheme="minorHAnsi"/>
                <w:lang w:val="en-GB"/>
              </w:rPr>
            </w:rPrChange>
          </w:rPr>
          <w:t>dat</w:t>
        </w:r>
        <w:r w:rsidRPr="00D57BFC">
          <w:rPr>
            <w:rFonts w:ascii="Times New Roman" w:hAnsi="Times New Roman" w:cs="Times New Roman"/>
            <w:sz w:val="24"/>
            <w:szCs w:val="24"/>
            <w:lang w:val="en-GB"/>
            <w:rPrChange w:id="280" w:author="Allanur Yakubov" w:date="2024-05-13T00:44:00Z">
              <w:rPr>
                <w:rFonts w:ascii="Cambria" w:hAnsi="Cambria" w:cs="Cambria"/>
                <w:lang w:val="en-GB"/>
              </w:rPr>
            </w:rPrChange>
          </w:rPr>
          <w:t>ă</w:t>
        </w:r>
        <w:proofErr w:type="spellEnd"/>
        <w:r w:rsidRPr="00D57BFC">
          <w:rPr>
            <w:rFonts w:ascii="Times New Roman" w:hAnsi="Times New Roman" w:cs="Times New Roman"/>
            <w:sz w:val="24"/>
            <w:szCs w:val="24"/>
            <w:lang w:val="en-GB"/>
            <w:rPrChange w:id="281" w:author="Allanur Yakubov" w:date="2024-05-13T00:44:00Z">
              <w:rPr>
                <w:rFonts w:cstheme="minorHAnsi"/>
                <w:lang w:val="en-GB"/>
              </w:rPr>
            </w:rPrChange>
          </w:rPr>
          <w:t xml:space="preserve"> </w:t>
        </w:r>
        <w:proofErr w:type="spellStart"/>
        <w:r w:rsidRPr="00D57BFC">
          <w:rPr>
            <w:rFonts w:ascii="Times New Roman" w:hAnsi="Times New Roman" w:cs="Times New Roman"/>
            <w:sz w:val="24"/>
            <w:szCs w:val="24"/>
            <w:lang w:val="en-GB"/>
            <w:rPrChange w:id="282" w:author="Allanur Yakubov" w:date="2024-05-13T00:44:00Z">
              <w:rPr>
                <w:rFonts w:cstheme="minorHAnsi"/>
                <w:lang w:val="en-GB"/>
              </w:rPr>
            </w:rPrChange>
          </w:rPr>
          <w:t>calendaristic</w:t>
        </w:r>
        <w:r w:rsidRPr="00D57BFC">
          <w:rPr>
            <w:rFonts w:ascii="Times New Roman" w:hAnsi="Times New Roman" w:cs="Times New Roman"/>
            <w:sz w:val="24"/>
            <w:szCs w:val="24"/>
            <w:lang w:val="en-GB"/>
            <w:rPrChange w:id="283" w:author="Allanur Yakubov" w:date="2024-05-13T00:44:00Z">
              <w:rPr>
                <w:rFonts w:ascii="Cambria" w:hAnsi="Cambria" w:cs="Cambria"/>
                <w:lang w:val="en-GB"/>
              </w:rPr>
            </w:rPrChange>
          </w:rPr>
          <w:t>ă</w:t>
        </w:r>
        <w:proofErr w:type="spellEnd"/>
        <w:r w:rsidRPr="00D57BFC">
          <w:rPr>
            <w:rFonts w:ascii="Times New Roman" w:hAnsi="Times New Roman" w:cs="Times New Roman"/>
            <w:sz w:val="24"/>
            <w:szCs w:val="24"/>
            <w:rPrChange w:id="284" w:author="Allanur Yakubov" w:date="2024-05-13T00:44:00Z">
              <w:rPr>
                <w:rFonts w:cstheme="minorHAnsi"/>
              </w:rPr>
            </w:rPrChange>
          </w:rPr>
          <w:t>, care reprezint</w:t>
        </w:r>
        <w:r w:rsidRPr="00D57BFC">
          <w:rPr>
            <w:rFonts w:ascii="Times New Roman" w:hAnsi="Times New Roman" w:cs="Times New Roman"/>
            <w:sz w:val="24"/>
            <w:szCs w:val="24"/>
            <w:rPrChange w:id="285" w:author="Allanur Yakubov" w:date="2024-05-13T00:44:00Z">
              <w:rPr>
                <w:rFonts w:ascii="Cambria" w:hAnsi="Cambria" w:cs="Cambria"/>
              </w:rPr>
            </w:rPrChange>
          </w:rPr>
          <w:t>ă</w:t>
        </w:r>
        <w:r w:rsidRPr="00D57BFC">
          <w:rPr>
            <w:rFonts w:ascii="Times New Roman" w:hAnsi="Times New Roman" w:cs="Times New Roman"/>
            <w:sz w:val="24"/>
            <w:szCs w:val="24"/>
            <w:rPrChange w:id="286" w:author="Allanur Yakubov" w:date="2024-05-13T00:44:00Z">
              <w:rPr>
                <w:rFonts w:cstheme="minorHAnsi"/>
              </w:rPr>
            </w:rPrChange>
          </w:rPr>
          <w:t xml:space="preserve"> data de na</w:t>
        </w:r>
        <w:r w:rsidRPr="00D57BFC">
          <w:rPr>
            <w:rFonts w:ascii="Times New Roman" w:hAnsi="Times New Roman" w:cs="Times New Roman"/>
            <w:sz w:val="24"/>
            <w:szCs w:val="24"/>
            <w:rPrChange w:id="287" w:author="Allanur Yakubov" w:date="2024-05-13T00:44:00Z">
              <w:rPr>
                <w:rFonts w:ascii="Cambria" w:hAnsi="Cambria" w:cs="Cambria"/>
              </w:rPr>
            </w:rPrChange>
          </w:rPr>
          <w:t>ș</w:t>
        </w:r>
        <w:r w:rsidRPr="00D57BFC">
          <w:rPr>
            <w:rFonts w:ascii="Times New Roman" w:hAnsi="Times New Roman" w:cs="Times New Roman"/>
            <w:sz w:val="24"/>
            <w:szCs w:val="24"/>
            <w:rPrChange w:id="288" w:author="Allanur Yakubov" w:date="2024-05-13T00:44:00Z">
              <w:rPr>
                <w:rFonts w:cstheme="minorHAnsi"/>
              </w:rPr>
            </w:rPrChange>
          </w:rPr>
          <w:t xml:space="preserve">tere a </w:t>
        </w:r>
      </w:ins>
      <w:ins w:id="289" w:author="Allanur Yakubov" w:date="2024-05-13T00:44:00Z">
        <w:r>
          <w:rPr>
            <w:rFonts w:ascii="Times New Roman" w:hAnsi="Times New Roman" w:cs="Times New Roman"/>
            <w:sz w:val="24"/>
            <w:szCs w:val="24"/>
          </w:rPr>
          <w:t>copi</w:t>
        </w:r>
      </w:ins>
      <w:ins w:id="290" w:author="Allanur Yakubov" w:date="2024-05-13T00:43:00Z">
        <w:r w:rsidRPr="00D57BFC">
          <w:rPr>
            <w:rFonts w:ascii="Times New Roman" w:hAnsi="Times New Roman" w:cs="Times New Roman"/>
            <w:sz w:val="24"/>
            <w:szCs w:val="24"/>
            <w:rPrChange w:id="291" w:author="Allanur Yakubov" w:date="2024-05-13T00:44:00Z">
              <w:rPr>
                <w:rFonts w:cstheme="minorHAnsi"/>
              </w:rPr>
            </w:rPrChange>
          </w:rPr>
          <w:t>lui</w:t>
        </w:r>
      </w:ins>
    </w:p>
    <w:p w14:paraId="1A232F30" w14:textId="77777777" w:rsidR="00D939E3" w:rsidRPr="00D57BFC" w:rsidRDefault="00D939E3">
      <w:pPr>
        <w:ind w:left="720"/>
        <w:rPr>
          <w:ins w:id="292" w:author="Allanur Yakubov" w:date="2024-05-13T00:42:00Z"/>
          <w:rFonts w:ascii="Times New Roman" w:hAnsi="Times New Roman" w:cs="Times New Roman"/>
          <w:color w:val="FF0000"/>
          <w:sz w:val="24"/>
          <w:szCs w:val="24"/>
          <w:rPrChange w:id="293" w:author="Allanur Yakubov" w:date="2024-05-13T00:45:00Z">
            <w:rPr>
              <w:ins w:id="294" w:author="Allanur Yakubov" w:date="2024-05-13T00:42:00Z"/>
              <w:rFonts w:ascii="Times New Roman" w:hAnsi="Times New Roman" w:cs="Times New Roman"/>
              <w:sz w:val="24"/>
              <w:szCs w:val="24"/>
            </w:rPr>
          </w:rPrChange>
        </w:rPr>
        <w:pPrChange w:id="295" w:author="Allanur Yakubov" w:date="2024-05-13T00:44:00Z">
          <w:pPr>
            <w:pStyle w:val="NoSpacing"/>
            <w:spacing w:line="276" w:lineRule="auto"/>
            <w:ind w:left="720"/>
            <w:jc w:val="both"/>
          </w:pPr>
        </w:pPrChange>
      </w:pPr>
      <w:ins w:id="296" w:author="Allanur Yakubov" w:date="2024-05-13T00:42:00Z">
        <w:r w:rsidRPr="00D57BFC">
          <w:rPr>
            <w:rFonts w:ascii="Times New Roman" w:hAnsi="Times New Roman" w:cs="Times New Roman"/>
            <w:color w:val="FF0000"/>
            <w:sz w:val="24"/>
            <w:szCs w:val="24"/>
            <w:rPrChange w:id="297" w:author="Allanur Yakubov" w:date="2024-05-13T00:45:00Z">
              <w:rPr>
                <w:rFonts w:ascii="Times New Roman" w:hAnsi="Times New Roman" w:cs="Times New Roman"/>
                <w:sz w:val="24"/>
                <w:szCs w:val="24"/>
              </w:rPr>
            </w:rPrChange>
          </w:rPr>
          <w:lastRenderedPageBreak/>
          <w:t>Id_</w:t>
        </w:r>
      </w:ins>
      <w:ins w:id="298" w:author="Allanur Yakubov" w:date="2024-05-13T00:39:00Z">
        <w:r w:rsidRPr="00D57BFC">
          <w:rPr>
            <w:rFonts w:ascii="Times New Roman" w:hAnsi="Times New Roman" w:cs="Times New Roman"/>
            <w:color w:val="FF0000"/>
            <w:sz w:val="24"/>
            <w:szCs w:val="24"/>
            <w:rPrChange w:id="299" w:author="Allanur Yakubov" w:date="2024-05-13T00:45:00Z">
              <w:rPr>
                <w:rFonts w:ascii="Times New Roman" w:hAnsi="Times New Roman" w:cs="Times New Roman"/>
                <w:sz w:val="24"/>
                <w:szCs w:val="24"/>
              </w:rPr>
            </w:rPrChange>
          </w:rPr>
          <w:t>grupa</w:t>
        </w:r>
      </w:ins>
      <w:ins w:id="300" w:author="Allanur Yakubov" w:date="2024-05-13T00:42:00Z">
        <w:r w:rsidRPr="00D57BFC">
          <w:rPr>
            <w:rFonts w:ascii="Times New Roman" w:hAnsi="Times New Roman" w:cs="Times New Roman"/>
            <w:color w:val="FF0000"/>
            <w:sz w:val="24"/>
            <w:szCs w:val="24"/>
            <w:rPrChange w:id="301" w:author="Allanur Yakubov" w:date="2024-05-13T00:45:00Z">
              <w:rPr>
                <w:rFonts w:ascii="Times New Roman" w:hAnsi="Times New Roman" w:cs="Times New Roman"/>
                <w:sz w:val="24"/>
                <w:szCs w:val="24"/>
              </w:rPr>
            </w:rPrChange>
          </w:rPr>
          <w:t>:</w:t>
        </w:r>
      </w:ins>
      <w:ins w:id="302" w:author="Allanur Yakubov" w:date="2024-05-13T00:45:00Z">
        <w:r w:rsidRPr="00D57BFC">
          <w:rPr>
            <w:rFonts w:cstheme="minorHAnsi"/>
            <w:sz w:val="28"/>
            <w:szCs w:val="28"/>
          </w:rPr>
          <w:t xml:space="preserve"> </w:t>
        </w:r>
        <w:r w:rsidRPr="00D57BFC">
          <w:rPr>
            <w:rFonts w:ascii="Times New Roman" w:hAnsi="Times New Roman" w:cs="Times New Roman"/>
            <w:sz w:val="24"/>
            <w:szCs w:val="24"/>
            <w:rPrChange w:id="303" w:author="Allanur Yakubov" w:date="2024-05-13T00:46:00Z">
              <w:rPr>
                <w:rFonts w:cstheme="minorHAnsi"/>
                <w:sz w:val="28"/>
                <w:szCs w:val="28"/>
              </w:rPr>
            </w:rPrChange>
          </w:rPr>
          <w:t>variabil</w:t>
        </w:r>
        <w:r w:rsidRPr="00D57BFC">
          <w:rPr>
            <w:rFonts w:ascii="Times New Roman" w:hAnsi="Times New Roman" w:cs="Times New Roman"/>
            <w:sz w:val="24"/>
            <w:szCs w:val="24"/>
            <w:rPrChange w:id="304" w:author="Allanur Yakubov" w:date="2024-05-13T00:46:00Z">
              <w:rPr>
                <w:rFonts w:ascii="Cambria" w:hAnsi="Cambria" w:cs="Cambria"/>
                <w:sz w:val="28"/>
                <w:szCs w:val="28"/>
              </w:rPr>
            </w:rPrChange>
          </w:rPr>
          <w:t>ă</w:t>
        </w:r>
        <w:r w:rsidRPr="00D57BFC">
          <w:rPr>
            <w:rFonts w:ascii="Times New Roman" w:hAnsi="Times New Roman" w:cs="Times New Roman"/>
            <w:sz w:val="24"/>
            <w:szCs w:val="24"/>
            <w:rPrChange w:id="305" w:author="Allanur Yakubov" w:date="2024-05-13T00:46:00Z">
              <w:rPr>
                <w:rFonts w:cstheme="minorHAnsi"/>
                <w:sz w:val="28"/>
                <w:szCs w:val="28"/>
              </w:rPr>
            </w:rPrChange>
          </w:rPr>
          <w:t xml:space="preserve"> de tip</w:t>
        </w:r>
      </w:ins>
      <w:r>
        <w:rPr>
          <w:rFonts w:ascii="Times New Roman" w:hAnsi="Times New Roman" w:cs="Times New Roman"/>
          <w:sz w:val="24"/>
          <w:szCs w:val="24"/>
        </w:rPr>
        <w:t xml:space="preserve"> number</w:t>
      </w:r>
      <w:ins w:id="306" w:author="Allanur Yakubov" w:date="2024-05-13T00:45:00Z">
        <w:r w:rsidRPr="00D57BFC">
          <w:rPr>
            <w:rFonts w:ascii="Times New Roman" w:hAnsi="Times New Roman" w:cs="Times New Roman"/>
            <w:sz w:val="24"/>
            <w:szCs w:val="24"/>
            <w:rPrChange w:id="307" w:author="Allanur Yakubov" w:date="2024-05-13T00:46:00Z">
              <w:rPr>
                <w:rFonts w:cstheme="minorHAnsi"/>
                <w:sz w:val="28"/>
                <w:szCs w:val="28"/>
              </w:rPr>
            </w:rPrChange>
          </w:rPr>
          <w:t>, de lungime maxim</w:t>
        </w:r>
        <w:r w:rsidRPr="00D57BFC">
          <w:rPr>
            <w:rFonts w:ascii="Times New Roman" w:hAnsi="Times New Roman" w:cs="Times New Roman"/>
            <w:sz w:val="24"/>
            <w:szCs w:val="24"/>
            <w:rPrChange w:id="308" w:author="Allanur Yakubov" w:date="2024-05-13T00:46:00Z">
              <w:rPr>
                <w:rFonts w:ascii="Cambria" w:hAnsi="Cambria" w:cs="Cambria"/>
                <w:sz w:val="28"/>
                <w:szCs w:val="28"/>
              </w:rPr>
            </w:rPrChange>
          </w:rPr>
          <w:t>ă</w:t>
        </w:r>
        <w:r w:rsidRPr="00D57BFC">
          <w:rPr>
            <w:rFonts w:ascii="Times New Roman" w:hAnsi="Times New Roman" w:cs="Times New Roman"/>
            <w:sz w:val="24"/>
            <w:szCs w:val="24"/>
            <w:rPrChange w:id="309" w:author="Allanur Yakubov" w:date="2024-05-13T00:46:00Z">
              <w:rPr>
                <w:rFonts w:cstheme="minorHAnsi"/>
                <w:sz w:val="28"/>
                <w:szCs w:val="28"/>
              </w:rPr>
            </w:rPrChange>
          </w:rPr>
          <w:t xml:space="preserve"> 5, care reprezint</w:t>
        </w:r>
        <w:r w:rsidRPr="00D57BFC">
          <w:rPr>
            <w:rFonts w:ascii="Times New Roman" w:hAnsi="Times New Roman" w:cs="Times New Roman"/>
            <w:sz w:val="24"/>
            <w:szCs w:val="24"/>
            <w:rPrChange w:id="310" w:author="Allanur Yakubov" w:date="2024-05-13T00:46:00Z">
              <w:rPr>
                <w:rFonts w:ascii="Cambria" w:hAnsi="Cambria" w:cs="Cambria"/>
                <w:sz w:val="28"/>
                <w:szCs w:val="28"/>
              </w:rPr>
            </w:rPrChange>
          </w:rPr>
          <w:t>ă</w:t>
        </w:r>
        <w:r w:rsidRPr="00D57BFC">
          <w:rPr>
            <w:rFonts w:ascii="Times New Roman" w:hAnsi="Times New Roman" w:cs="Times New Roman"/>
            <w:sz w:val="24"/>
            <w:szCs w:val="24"/>
            <w:rPrChange w:id="311" w:author="Allanur Yakubov" w:date="2024-05-13T00:46:00Z">
              <w:rPr>
                <w:rFonts w:cstheme="minorHAnsi"/>
                <w:sz w:val="28"/>
                <w:szCs w:val="28"/>
              </w:rPr>
            </w:rPrChange>
          </w:rPr>
          <w:t xml:space="preserve"> codul </w:t>
        </w:r>
      </w:ins>
      <w:ins w:id="312" w:author="Allanur Yakubov" w:date="2024-05-13T00:47:00Z">
        <w:r>
          <w:rPr>
            <w:rFonts w:ascii="Times New Roman" w:hAnsi="Times New Roman" w:cs="Times New Roman"/>
            <w:sz w:val="24"/>
            <w:szCs w:val="24"/>
          </w:rPr>
          <w:t>grup</w:t>
        </w:r>
      </w:ins>
      <w:ins w:id="313" w:author="Allanur Yakubov" w:date="2024-05-13T00:45:00Z">
        <w:r w:rsidRPr="00D57BFC">
          <w:rPr>
            <w:rFonts w:ascii="Times New Roman" w:hAnsi="Times New Roman" w:cs="Times New Roman"/>
            <w:sz w:val="24"/>
            <w:szCs w:val="24"/>
            <w:rPrChange w:id="314" w:author="Allanur Yakubov" w:date="2024-05-13T00:46:00Z">
              <w:rPr>
                <w:rFonts w:cstheme="minorHAnsi"/>
                <w:sz w:val="28"/>
                <w:szCs w:val="28"/>
              </w:rPr>
            </w:rPrChange>
          </w:rPr>
          <w:t>ei din care face parte</w:t>
        </w:r>
      </w:ins>
      <w:ins w:id="315" w:author="Allanur Yakubov" w:date="2024-05-13T00:47:00Z">
        <w:r>
          <w:rPr>
            <w:rFonts w:ascii="Times New Roman" w:hAnsi="Times New Roman" w:cs="Times New Roman"/>
            <w:sz w:val="24"/>
            <w:szCs w:val="24"/>
          </w:rPr>
          <w:t xml:space="preserve"> grupa</w:t>
        </w:r>
      </w:ins>
      <w:ins w:id="316" w:author="Allanur Yakubov" w:date="2024-05-13T00:45:00Z">
        <w:r w:rsidRPr="00D57BFC">
          <w:rPr>
            <w:rFonts w:ascii="Times New Roman" w:hAnsi="Times New Roman" w:cs="Times New Roman"/>
            <w:sz w:val="24"/>
            <w:szCs w:val="24"/>
            <w:rPrChange w:id="317" w:author="Allanur Yakubov" w:date="2024-05-13T00:46:00Z">
              <w:rPr>
                <w:rFonts w:cstheme="minorHAnsi"/>
                <w:sz w:val="28"/>
                <w:szCs w:val="28"/>
              </w:rPr>
            </w:rPrChange>
          </w:rPr>
          <w:t>. Atributul trebuie s</w:t>
        </w:r>
        <w:r w:rsidRPr="00D57BFC">
          <w:rPr>
            <w:rFonts w:ascii="Times New Roman" w:hAnsi="Times New Roman" w:cs="Times New Roman"/>
            <w:sz w:val="24"/>
            <w:szCs w:val="24"/>
            <w:rPrChange w:id="318" w:author="Allanur Yakubov" w:date="2024-05-13T00:46:00Z">
              <w:rPr>
                <w:rFonts w:ascii="Cambria" w:hAnsi="Cambria" w:cs="Cambria"/>
                <w:sz w:val="28"/>
                <w:szCs w:val="28"/>
              </w:rPr>
            </w:rPrChange>
          </w:rPr>
          <w:t>ă</w:t>
        </w:r>
        <w:r w:rsidRPr="00D57BFC">
          <w:rPr>
            <w:rFonts w:ascii="Times New Roman" w:hAnsi="Times New Roman" w:cs="Times New Roman"/>
            <w:sz w:val="24"/>
            <w:szCs w:val="24"/>
            <w:rPrChange w:id="319" w:author="Allanur Yakubov" w:date="2024-05-13T00:46:00Z">
              <w:rPr>
                <w:rFonts w:cstheme="minorHAnsi"/>
                <w:sz w:val="28"/>
                <w:szCs w:val="28"/>
              </w:rPr>
            </w:rPrChange>
          </w:rPr>
          <w:t xml:space="preserve"> corespund</w:t>
        </w:r>
        <w:r w:rsidRPr="00D57BFC">
          <w:rPr>
            <w:rFonts w:ascii="Times New Roman" w:hAnsi="Times New Roman" w:cs="Times New Roman"/>
            <w:sz w:val="24"/>
            <w:szCs w:val="24"/>
            <w:rPrChange w:id="320" w:author="Allanur Yakubov" w:date="2024-05-13T00:46:00Z">
              <w:rPr>
                <w:rFonts w:ascii="Cambria" w:hAnsi="Cambria" w:cs="Cambria"/>
                <w:sz w:val="28"/>
                <w:szCs w:val="28"/>
              </w:rPr>
            </w:rPrChange>
          </w:rPr>
          <w:t>ă</w:t>
        </w:r>
        <w:r w:rsidRPr="00D57BFC">
          <w:rPr>
            <w:rFonts w:ascii="Times New Roman" w:hAnsi="Times New Roman" w:cs="Times New Roman"/>
            <w:sz w:val="24"/>
            <w:szCs w:val="24"/>
            <w:rPrChange w:id="321" w:author="Allanur Yakubov" w:date="2024-05-13T00:46:00Z">
              <w:rPr>
                <w:rFonts w:cstheme="minorHAnsi"/>
                <w:sz w:val="28"/>
                <w:szCs w:val="28"/>
              </w:rPr>
            </w:rPrChange>
          </w:rPr>
          <w:t xml:space="preserve"> la o valoare a cheii primare din tabelul</w:t>
        </w:r>
      </w:ins>
      <w:ins w:id="322" w:author="Allanur Yakubov" w:date="2024-05-13T00:46:00Z">
        <w:r>
          <w:rPr>
            <w:rFonts w:ascii="Times New Roman" w:hAnsi="Times New Roman" w:cs="Times New Roman"/>
            <w:sz w:val="24"/>
            <w:szCs w:val="24"/>
          </w:rPr>
          <w:t>_grupa</w:t>
        </w:r>
      </w:ins>
      <w:ins w:id="323" w:author="Allanur Yakubov" w:date="2024-05-13T00:45:00Z">
        <w:r w:rsidRPr="00D57BFC">
          <w:rPr>
            <w:rFonts w:ascii="Times New Roman" w:hAnsi="Times New Roman" w:cs="Times New Roman"/>
            <w:sz w:val="24"/>
            <w:szCs w:val="24"/>
            <w:rPrChange w:id="324" w:author="Allanur Yakubov" w:date="2024-05-13T00:46:00Z">
              <w:rPr>
                <w:rFonts w:cstheme="minorHAnsi"/>
                <w:sz w:val="28"/>
                <w:szCs w:val="28"/>
              </w:rPr>
            </w:rPrChange>
          </w:rPr>
          <w:t>.</w:t>
        </w:r>
      </w:ins>
    </w:p>
    <w:p w14:paraId="52D612F6" w14:textId="77777777" w:rsidR="00D939E3" w:rsidRDefault="00D939E3" w:rsidP="00D939E3">
      <w:pPr>
        <w:pStyle w:val="NoSpacing"/>
        <w:spacing w:line="276" w:lineRule="auto"/>
        <w:ind w:left="720"/>
        <w:jc w:val="both"/>
        <w:rPr>
          <w:ins w:id="325" w:author="Allanur Yakubov" w:date="2024-05-13T00:49:00Z"/>
          <w:rFonts w:ascii="Times New Roman" w:hAnsi="Times New Roman" w:cs="Times New Roman"/>
          <w:sz w:val="24"/>
          <w:szCs w:val="24"/>
        </w:rPr>
      </w:pPr>
      <w:ins w:id="326" w:author="Allanur Yakubov" w:date="2024-05-13T00:42:00Z">
        <w:r w:rsidRPr="00D57BFC">
          <w:rPr>
            <w:rFonts w:ascii="Times New Roman" w:hAnsi="Times New Roman" w:cs="Times New Roman"/>
            <w:color w:val="FF0000"/>
            <w:sz w:val="24"/>
            <w:szCs w:val="24"/>
            <w:rPrChange w:id="327" w:author="Allanur Yakubov" w:date="2024-05-13T00:45:00Z">
              <w:rPr>
                <w:rFonts w:ascii="Times New Roman" w:hAnsi="Times New Roman" w:cs="Times New Roman"/>
                <w:sz w:val="24"/>
                <w:szCs w:val="24"/>
              </w:rPr>
            </w:rPrChange>
          </w:rPr>
          <w:t>Id_par</w:t>
        </w:r>
      </w:ins>
      <w:ins w:id="328" w:author="Allanur Yakubov" w:date="2024-05-13T00:47:00Z">
        <w:r>
          <w:rPr>
            <w:rFonts w:ascii="Times New Roman" w:hAnsi="Times New Roman" w:cs="Times New Roman"/>
            <w:color w:val="FF0000"/>
            <w:sz w:val="24"/>
            <w:szCs w:val="24"/>
          </w:rPr>
          <w:t>i</w:t>
        </w:r>
      </w:ins>
      <w:ins w:id="329" w:author="Allanur Yakubov" w:date="2024-05-13T00:42:00Z">
        <w:r w:rsidRPr="00D57BFC">
          <w:rPr>
            <w:rFonts w:ascii="Times New Roman" w:hAnsi="Times New Roman" w:cs="Times New Roman"/>
            <w:color w:val="FF0000"/>
            <w:sz w:val="24"/>
            <w:szCs w:val="24"/>
            <w:rPrChange w:id="330" w:author="Allanur Yakubov" w:date="2024-05-13T00:45:00Z">
              <w:rPr>
                <w:rFonts w:ascii="Times New Roman" w:hAnsi="Times New Roman" w:cs="Times New Roman"/>
                <w:sz w:val="24"/>
                <w:szCs w:val="24"/>
              </w:rPr>
            </w:rPrChange>
          </w:rPr>
          <w:t>nt</w:t>
        </w:r>
      </w:ins>
      <w:ins w:id="331" w:author="Allanur Yakubov" w:date="2024-05-13T00:47:00Z">
        <w:r>
          <w:rPr>
            <w:rFonts w:ascii="Times New Roman" w:hAnsi="Times New Roman" w:cs="Times New Roman"/>
            <w:color w:val="FF0000"/>
            <w:sz w:val="24"/>
            <w:szCs w:val="24"/>
          </w:rPr>
          <w:t>e</w:t>
        </w:r>
      </w:ins>
      <w:ins w:id="332" w:author="Allanur Yakubov" w:date="2024-05-13T00:42:00Z">
        <w:r w:rsidRPr="00D57BFC">
          <w:rPr>
            <w:rFonts w:ascii="Times New Roman" w:hAnsi="Times New Roman" w:cs="Times New Roman"/>
            <w:color w:val="FF0000"/>
            <w:sz w:val="24"/>
            <w:szCs w:val="24"/>
            <w:rPrChange w:id="333" w:author="Allanur Yakubov" w:date="2024-05-13T00:45:00Z">
              <w:rPr>
                <w:rFonts w:ascii="Times New Roman" w:hAnsi="Times New Roman" w:cs="Times New Roman"/>
                <w:sz w:val="24"/>
                <w:szCs w:val="24"/>
              </w:rPr>
            </w:rPrChange>
          </w:rPr>
          <w:t>:</w:t>
        </w:r>
      </w:ins>
      <w:ins w:id="334" w:author="Allanur Yakubov" w:date="2024-05-13T00:46:00Z">
        <w:r w:rsidRPr="00D57BFC">
          <w:rPr>
            <w:rFonts w:cstheme="minorHAnsi"/>
            <w:sz w:val="28"/>
            <w:szCs w:val="28"/>
          </w:rPr>
          <w:t xml:space="preserve"> </w:t>
        </w:r>
        <w:r w:rsidRPr="00D57BFC">
          <w:rPr>
            <w:rFonts w:ascii="Times New Roman" w:hAnsi="Times New Roman" w:cs="Times New Roman"/>
            <w:sz w:val="24"/>
            <w:szCs w:val="24"/>
            <w:rPrChange w:id="335" w:author="Allanur Yakubov" w:date="2024-05-13T00:47:00Z">
              <w:rPr>
                <w:rFonts w:cstheme="minorHAnsi"/>
                <w:sz w:val="28"/>
                <w:szCs w:val="28"/>
              </w:rPr>
            </w:rPrChange>
          </w:rPr>
          <w:t>variabil</w:t>
        </w:r>
        <w:r w:rsidRPr="00D57BFC">
          <w:rPr>
            <w:rFonts w:ascii="Times New Roman" w:hAnsi="Times New Roman" w:cs="Times New Roman"/>
            <w:sz w:val="24"/>
            <w:szCs w:val="24"/>
            <w:rPrChange w:id="336" w:author="Allanur Yakubov" w:date="2024-05-13T00:47:00Z">
              <w:rPr>
                <w:rFonts w:ascii="Cambria" w:hAnsi="Cambria" w:cs="Cambria"/>
                <w:sz w:val="28"/>
                <w:szCs w:val="28"/>
              </w:rPr>
            </w:rPrChange>
          </w:rPr>
          <w:t>ă</w:t>
        </w:r>
        <w:r w:rsidRPr="00D57BFC">
          <w:rPr>
            <w:rFonts w:ascii="Times New Roman" w:hAnsi="Times New Roman" w:cs="Times New Roman"/>
            <w:sz w:val="24"/>
            <w:szCs w:val="24"/>
            <w:rPrChange w:id="337" w:author="Allanur Yakubov" w:date="2024-05-13T00:47:00Z">
              <w:rPr>
                <w:rFonts w:cstheme="minorHAnsi"/>
                <w:sz w:val="28"/>
                <w:szCs w:val="28"/>
              </w:rPr>
            </w:rPrChange>
          </w:rPr>
          <w:t xml:space="preserve"> de tip</w:t>
        </w:r>
      </w:ins>
      <w:r>
        <w:rPr>
          <w:rFonts w:ascii="Times New Roman" w:hAnsi="Times New Roman" w:cs="Times New Roman"/>
          <w:sz w:val="24"/>
          <w:szCs w:val="24"/>
        </w:rPr>
        <w:t xml:space="preserve"> number</w:t>
      </w:r>
      <w:ins w:id="338" w:author="Allanur Yakubov" w:date="2024-05-13T00:46:00Z">
        <w:r w:rsidRPr="00D57BFC">
          <w:rPr>
            <w:rFonts w:ascii="Times New Roman" w:hAnsi="Times New Roman" w:cs="Times New Roman"/>
            <w:sz w:val="24"/>
            <w:szCs w:val="24"/>
            <w:rPrChange w:id="339" w:author="Allanur Yakubov" w:date="2024-05-13T00:47:00Z">
              <w:rPr>
                <w:rFonts w:cstheme="minorHAnsi"/>
                <w:sz w:val="28"/>
                <w:szCs w:val="28"/>
              </w:rPr>
            </w:rPrChange>
          </w:rPr>
          <w:t>, de lungime maxim</w:t>
        </w:r>
        <w:r w:rsidRPr="00D57BFC">
          <w:rPr>
            <w:rFonts w:ascii="Times New Roman" w:hAnsi="Times New Roman" w:cs="Times New Roman"/>
            <w:sz w:val="24"/>
            <w:szCs w:val="24"/>
            <w:rPrChange w:id="340" w:author="Allanur Yakubov" w:date="2024-05-13T00:47:00Z">
              <w:rPr>
                <w:rFonts w:ascii="Cambria" w:hAnsi="Cambria" w:cs="Cambria"/>
                <w:sz w:val="28"/>
                <w:szCs w:val="28"/>
              </w:rPr>
            </w:rPrChange>
          </w:rPr>
          <w:t>ă</w:t>
        </w:r>
        <w:r w:rsidRPr="00D57BFC">
          <w:rPr>
            <w:rFonts w:ascii="Times New Roman" w:hAnsi="Times New Roman" w:cs="Times New Roman"/>
            <w:sz w:val="24"/>
            <w:szCs w:val="24"/>
            <w:rPrChange w:id="341" w:author="Allanur Yakubov" w:date="2024-05-13T00:47:00Z">
              <w:rPr>
                <w:rFonts w:cstheme="minorHAnsi"/>
                <w:sz w:val="28"/>
                <w:szCs w:val="28"/>
              </w:rPr>
            </w:rPrChange>
          </w:rPr>
          <w:t xml:space="preserve"> 5, care reprezint</w:t>
        </w:r>
        <w:r w:rsidRPr="00D57BFC">
          <w:rPr>
            <w:rFonts w:ascii="Times New Roman" w:hAnsi="Times New Roman" w:cs="Times New Roman"/>
            <w:sz w:val="24"/>
            <w:szCs w:val="24"/>
            <w:rPrChange w:id="342" w:author="Allanur Yakubov" w:date="2024-05-13T00:47:00Z">
              <w:rPr>
                <w:rFonts w:ascii="Cambria" w:hAnsi="Cambria" w:cs="Cambria"/>
                <w:sz w:val="28"/>
                <w:szCs w:val="28"/>
              </w:rPr>
            </w:rPrChange>
          </w:rPr>
          <w:t>ă</w:t>
        </w:r>
        <w:r w:rsidRPr="00D57BFC">
          <w:rPr>
            <w:rFonts w:ascii="Times New Roman" w:hAnsi="Times New Roman" w:cs="Times New Roman"/>
            <w:sz w:val="24"/>
            <w:szCs w:val="24"/>
            <w:rPrChange w:id="343" w:author="Allanur Yakubov" w:date="2024-05-13T00:47:00Z">
              <w:rPr>
                <w:rFonts w:cstheme="minorHAnsi"/>
                <w:sz w:val="28"/>
                <w:szCs w:val="28"/>
              </w:rPr>
            </w:rPrChange>
          </w:rPr>
          <w:t xml:space="preserve"> codul </w:t>
        </w:r>
      </w:ins>
      <w:ins w:id="344" w:author="Allanur Yakubov" w:date="2024-05-13T00:48:00Z">
        <w:r>
          <w:rPr>
            <w:rFonts w:ascii="Times New Roman" w:hAnsi="Times New Roman" w:cs="Times New Roman"/>
            <w:sz w:val="24"/>
            <w:szCs w:val="24"/>
          </w:rPr>
          <w:t>parinte</w:t>
        </w:r>
      </w:ins>
      <w:ins w:id="345" w:author="Allanur Yakubov" w:date="2024-05-13T00:46:00Z">
        <w:r w:rsidRPr="00D57BFC">
          <w:rPr>
            <w:rFonts w:ascii="Times New Roman" w:hAnsi="Times New Roman" w:cs="Times New Roman"/>
            <w:sz w:val="24"/>
            <w:szCs w:val="24"/>
            <w:rPrChange w:id="346" w:author="Allanur Yakubov" w:date="2024-05-13T00:47:00Z">
              <w:rPr>
                <w:rFonts w:cstheme="minorHAnsi"/>
                <w:sz w:val="28"/>
                <w:szCs w:val="28"/>
              </w:rPr>
            </w:rPrChange>
          </w:rPr>
          <w:t>i din care face parte</w:t>
        </w:r>
      </w:ins>
      <w:ins w:id="347" w:author="Allanur Yakubov" w:date="2024-05-13T00:48:00Z">
        <w:r>
          <w:rPr>
            <w:rFonts w:ascii="Times New Roman" w:hAnsi="Times New Roman" w:cs="Times New Roman"/>
            <w:sz w:val="24"/>
            <w:szCs w:val="24"/>
          </w:rPr>
          <w:t xml:space="preserve"> parinte</w:t>
        </w:r>
      </w:ins>
      <w:ins w:id="348" w:author="Allanur Yakubov" w:date="2024-05-13T00:46:00Z">
        <w:r w:rsidRPr="00D57BFC">
          <w:rPr>
            <w:rFonts w:ascii="Times New Roman" w:hAnsi="Times New Roman" w:cs="Times New Roman"/>
            <w:sz w:val="24"/>
            <w:szCs w:val="24"/>
            <w:rPrChange w:id="349" w:author="Allanur Yakubov" w:date="2024-05-13T00:47:00Z">
              <w:rPr>
                <w:rFonts w:cstheme="minorHAnsi"/>
                <w:sz w:val="28"/>
                <w:szCs w:val="28"/>
              </w:rPr>
            </w:rPrChange>
          </w:rPr>
          <w:t>. Atributul trebuie s</w:t>
        </w:r>
        <w:r w:rsidRPr="00D57BFC">
          <w:rPr>
            <w:rFonts w:ascii="Times New Roman" w:hAnsi="Times New Roman" w:cs="Times New Roman"/>
            <w:sz w:val="24"/>
            <w:szCs w:val="24"/>
            <w:rPrChange w:id="350" w:author="Allanur Yakubov" w:date="2024-05-13T00:47:00Z">
              <w:rPr>
                <w:rFonts w:ascii="Cambria" w:hAnsi="Cambria" w:cs="Cambria"/>
                <w:sz w:val="28"/>
                <w:szCs w:val="28"/>
              </w:rPr>
            </w:rPrChange>
          </w:rPr>
          <w:t>ă</w:t>
        </w:r>
        <w:r w:rsidRPr="00D57BFC">
          <w:rPr>
            <w:rFonts w:ascii="Times New Roman" w:hAnsi="Times New Roman" w:cs="Times New Roman"/>
            <w:sz w:val="24"/>
            <w:szCs w:val="24"/>
            <w:rPrChange w:id="351" w:author="Allanur Yakubov" w:date="2024-05-13T00:47:00Z">
              <w:rPr>
                <w:rFonts w:cstheme="minorHAnsi"/>
                <w:sz w:val="28"/>
                <w:szCs w:val="28"/>
              </w:rPr>
            </w:rPrChange>
          </w:rPr>
          <w:t xml:space="preserve"> corespund</w:t>
        </w:r>
        <w:r w:rsidRPr="00D57BFC">
          <w:rPr>
            <w:rFonts w:ascii="Times New Roman" w:hAnsi="Times New Roman" w:cs="Times New Roman"/>
            <w:sz w:val="24"/>
            <w:szCs w:val="24"/>
            <w:rPrChange w:id="352" w:author="Allanur Yakubov" w:date="2024-05-13T00:47:00Z">
              <w:rPr>
                <w:rFonts w:ascii="Cambria" w:hAnsi="Cambria" w:cs="Cambria"/>
                <w:sz w:val="28"/>
                <w:szCs w:val="28"/>
              </w:rPr>
            </w:rPrChange>
          </w:rPr>
          <w:t>ă</w:t>
        </w:r>
        <w:r w:rsidRPr="00D57BFC">
          <w:rPr>
            <w:rFonts w:ascii="Times New Roman" w:hAnsi="Times New Roman" w:cs="Times New Roman"/>
            <w:sz w:val="24"/>
            <w:szCs w:val="24"/>
            <w:rPrChange w:id="353" w:author="Allanur Yakubov" w:date="2024-05-13T00:47:00Z">
              <w:rPr>
                <w:rFonts w:cstheme="minorHAnsi"/>
                <w:sz w:val="28"/>
                <w:szCs w:val="28"/>
              </w:rPr>
            </w:rPrChange>
          </w:rPr>
          <w:t xml:space="preserve"> la o valoare a cheii primare din tabelul</w:t>
        </w:r>
      </w:ins>
      <w:ins w:id="354" w:author="Allanur Yakubov" w:date="2024-05-13T00:47:00Z">
        <w:r>
          <w:rPr>
            <w:rFonts w:ascii="Times New Roman" w:hAnsi="Times New Roman" w:cs="Times New Roman"/>
            <w:sz w:val="24"/>
            <w:szCs w:val="24"/>
          </w:rPr>
          <w:t>_Parinte</w:t>
        </w:r>
      </w:ins>
      <w:ins w:id="355" w:author="Allanur Yakubov" w:date="2024-05-13T00:46:00Z">
        <w:r w:rsidRPr="00D57BFC">
          <w:rPr>
            <w:rFonts w:ascii="Times New Roman" w:hAnsi="Times New Roman" w:cs="Times New Roman"/>
            <w:sz w:val="24"/>
            <w:szCs w:val="24"/>
            <w:rPrChange w:id="356" w:author="Allanur Yakubov" w:date="2024-05-13T00:47:00Z">
              <w:rPr>
                <w:rFonts w:cstheme="minorHAnsi"/>
                <w:sz w:val="28"/>
                <w:szCs w:val="28"/>
              </w:rPr>
            </w:rPrChange>
          </w:rPr>
          <w:t>.</w:t>
        </w:r>
      </w:ins>
    </w:p>
    <w:p w14:paraId="79A25A7E" w14:textId="77777777" w:rsidR="00D939E3" w:rsidRDefault="00D939E3" w:rsidP="00D939E3">
      <w:pPr>
        <w:pStyle w:val="NoSpacing"/>
        <w:spacing w:line="276" w:lineRule="auto"/>
        <w:jc w:val="both"/>
        <w:rPr>
          <w:ins w:id="357" w:author="Allanur Yakubov" w:date="2024-05-13T00:49:00Z"/>
          <w:rFonts w:ascii="Times New Roman" w:hAnsi="Times New Roman" w:cs="Times New Roman"/>
          <w:sz w:val="24"/>
          <w:szCs w:val="24"/>
        </w:rPr>
      </w:pPr>
    </w:p>
    <w:p w14:paraId="64768450" w14:textId="77777777" w:rsidR="00D939E3" w:rsidRDefault="00D939E3" w:rsidP="00D939E3">
      <w:pPr>
        <w:pStyle w:val="NoSpacing"/>
        <w:spacing w:line="276" w:lineRule="auto"/>
        <w:jc w:val="both"/>
        <w:rPr>
          <w:ins w:id="358" w:author="Allanur Yakubov" w:date="2024-05-13T00:50:00Z"/>
          <w:rFonts w:ascii="Times New Roman" w:hAnsi="Times New Roman" w:cs="Times New Roman"/>
          <w:sz w:val="24"/>
          <w:szCs w:val="24"/>
        </w:rPr>
      </w:pPr>
      <w:ins w:id="359" w:author="Allanur Yakubov" w:date="2024-05-13T00:49:00Z">
        <w:r>
          <w:rPr>
            <w:rFonts w:ascii="Times New Roman" w:hAnsi="Times New Roman" w:cs="Times New Roman"/>
            <w:sz w:val="24"/>
            <w:szCs w:val="24"/>
          </w:rPr>
          <w:t>4.</w:t>
        </w:r>
        <w:r w:rsidRPr="00931AA9">
          <w:rPr>
            <w:rFonts w:ascii="Times New Roman" w:hAnsi="Times New Roman" w:cs="Times New Roman"/>
            <w:sz w:val="24"/>
            <w:szCs w:val="24"/>
          </w:rPr>
          <w:t xml:space="preserve"> </w:t>
        </w:r>
        <w:r>
          <w:rPr>
            <w:rFonts w:ascii="Times New Roman" w:hAnsi="Times New Roman" w:cs="Times New Roman"/>
            <w:sz w:val="24"/>
            <w:szCs w:val="24"/>
          </w:rPr>
          <w:t xml:space="preserve">Atributele entității </w:t>
        </w:r>
        <w:r w:rsidRPr="00865088">
          <w:rPr>
            <w:rFonts w:ascii="Times New Roman" w:hAnsi="Times New Roman" w:cs="Times New Roman"/>
            <w:color w:val="FF0000"/>
            <w:sz w:val="24"/>
            <w:szCs w:val="24"/>
            <w:rPrChange w:id="360" w:author="Allanur Yakubov" w:date="2024-05-13T01:06:00Z">
              <w:rPr>
                <w:rFonts w:ascii="Times New Roman" w:hAnsi="Times New Roman" w:cs="Times New Roman"/>
                <w:sz w:val="24"/>
                <w:szCs w:val="24"/>
              </w:rPr>
            </w:rPrChange>
          </w:rPr>
          <w:t>Grupa</w:t>
        </w:r>
        <w:r>
          <w:rPr>
            <w:rFonts w:ascii="Times New Roman" w:hAnsi="Times New Roman" w:cs="Times New Roman"/>
            <w:sz w:val="24"/>
            <w:szCs w:val="24"/>
          </w:rPr>
          <w:t>:</w:t>
        </w:r>
      </w:ins>
    </w:p>
    <w:p w14:paraId="31BEEAAC" w14:textId="77777777" w:rsidR="00D939E3" w:rsidRDefault="00D939E3">
      <w:pPr>
        <w:pStyle w:val="NoSpacing"/>
        <w:spacing w:line="276" w:lineRule="auto"/>
        <w:ind w:left="720"/>
        <w:jc w:val="both"/>
        <w:rPr>
          <w:ins w:id="361" w:author="Allanur Yakubov" w:date="2024-05-13T00:50:00Z"/>
          <w:rFonts w:ascii="Times New Roman" w:hAnsi="Times New Roman" w:cs="Times New Roman"/>
          <w:sz w:val="24"/>
          <w:szCs w:val="24"/>
        </w:rPr>
        <w:pPrChange w:id="362" w:author="Allanur Yakubov" w:date="2024-05-13T00:51:00Z">
          <w:pPr>
            <w:pStyle w:val="NoSpacing"/>
            <w:spacing w:line="276" w:lineRule="auto"/>
            <w:jc w:val="both"/>
          </w:pPr>
        </w:pPrChange>
      </w:pPr>
      <w:ins w:id="363" w:author="Allanur Yakubov" w:date="2024-05-13T00:50:00Z">
        <w:r w:rsidRPr="00865088">
          <w:rPr>
            <w:rFonts w:ascii="Times New Roman" w:hAnsi="Times New Roman" w:cs="Times New Roman"/>
            <w:color w:val="FF0000"/>
            <w:sz w:val="24"/>
            <w:szCs w:val="24"/>
            <w:rPrChange w:id="364" w:author="Allanur Yakubov" w:date="2024-05-13T01:06:00Z">
              <w:rPr>
                <w:rFonts w:ascii="Times New Roman" w:hAnsi="Times New Roman" w:cs="Times New Roman"/>
                <w:sz w:val="24"/>
                <w:szCs w:val="24"/>
              </w:rPr>
            </w:rPrChange>
          </w:rPr>
          <w:t>Id_grupa:</w:t>
        </w:r>
      </w:ins>
      <w:ins w:id="365" w:author="Allanur Yakubov" w:date="2024-05-13T00:51:00Z">
        <w:r w:rsidRPr="00865088">
          <w:rPr>
            <w:rFonts w:ascii="Times New Roman" w:hAnsi="Times New Roman" w:cs="Times New Roman"/>
            <w:color w:val="FF0000"/>
            <w:sz w:val="24"/>
            <w:szCs w:val="24"/>
            <w:rPrChange w:id="366" w:author="Allanur Yakubov" w:date="2024-05-13T01:06:00Z">
              <w:rPr>
                <w:rFonts w:ascii="Times New Roman" w:hAnsi="Times New Roman" w:cs="Times New Roman"/>
                <w:sz w:val="24"/>
                <w:szCs w:val="24"/>
              </w:rPr>
            </w:rPrChange>
          </w:rPr>
          <w:t xml:space="preserve"> </w:t>
        </w:r>
        <w:r w:rsidRPr="00692A10">
          <w:rPr>
            <w:rFonts w:ascii="Times New Roman" w:hAnsi="Times New Roman" w:cs="Times New Roman"/>
            <w:sz w:val="24"/>
            <w:szCs w:val="24"/>
          </w:rPr>
          <w:t>variabilă de tip</w:t>
        </w:r>
      </w:ins>
      <w:r>
        <w:rPr>
          <w:rFonts w:ascii="Times New Roman" w:hAnsi="Times New Roman" w:cs="Times New Roman"/>
          <w:sz w:val="24"/>
          <w:szCs w:val="24"/>
        </w:rPr>
        <w:t xml:space="preserve"> number</w:t>
      </w:r>
      <w:ins w:id="367" w:author="Allanur Yakubov" w:date="2024-05-13T00:51:00Z">
        <w:r w:rsidRPr="00692A10">
          <w:rPr>
            <w:rFonts w:ascii="Times New Roman" w:hAnsi="Times New Roman" w:cs="Times New Roman"/>
            <w:sz w:val="24"/>
            <w:szCs w:val="24"/>
          </w:rPr>
          <w:t>, de lungime maximă 5</w:t>
        </w:r>
        <w:r>
          <w:rPr>
            <w:rFonts w:ascii="Times New Roman" w:hAnsi="Times New Roman" w:cs="Times New Roman"/>
            <w:sz w:val="24"/>
            <w:szCs w:val="24"/>
          </w:rPr>
          <w:t>,</w:t>
        </w:r>
      </w:ins>
      <w:ins w:id="368" w:author="Allanur Yakubov" w:date="2024-05-13T01:05:00Z">
        <w:r>
          <w:rPr>
            <w:rFonts w:ascii="Times New Roman" w:hAnsi="Times New Roman" w:cs="Times New Roman"/>
            <w:sz w:val="24"/>
            <w:szCs w:val="24"/>
          </w:rPr>
          <w:t xml:space="preserve"> </w:t>
        </w:r>
      </w:ins>
      <w:ins w:id="369" w:author="Allanur Yakubov" w:date="2024-05-13T00:51:00Z">
        <w:r>
          <w:rPr>
            <w:rFonts w:ascii="Times New Roman" w:hAnsi="Times New Roman" w:cs="Times New Roman"/>
            <w:sz w:val="24"/>
            <w:szCs w:val="24"/>
          </w:rPr>
          <w:t>care reprezintă id_ul(codul)grup</w:t>
        </w:r>
      </w:ins>
      <w:ins w:id="370" w:author="Allanur Yakubov" w:date="2024-05-13T00:52:00Z">
        <w:r>
          <w:rPr>
            <w:rFonts w:ascii="Times New Roman" w:hAnsi="Times New Roman" w:cs="Times New Roman"/>
            <w:sz w:val="24"/>
            <w:szCs w:val="24"/>
          </w:rPr>
          <w:t>ei</w:t>
        </w:r>
      </w:ins>
      <w:ins w:id="371" w:author="Allanur Yakubov" w:date="2024-05-13T00:51:00Z">
        <w:r>
          <w:rPr>
            <w:rFonts w:ascii="Times New Roman" w:hAnsi="Times New Roman" w:cs="Times New Roman"/>
            <w:sz w:val="24"/>
            <w:szCs w:val="24"/>
          </w:rPr>
          <w:t>; E cheia primară a entități și are valoare obligatorie și unică.</w:t>
        </w:r>
      </w:ins>
    </w:p>
    <w:p w14:paraId="043D9AC2" w14:textId="77777777" w:rsidR="00D939E3" w:rsidRPr="0017002A" w:rsidRDefault="00D939E3">
      <w:pPr>
        <w:pStyle w:val="NoSpacing"/>
        <w:spacing w:line="276" w:lineRule="auto"/>
        <w:ind w:left="720"/>
        <w:jc w:val="both"/>
        <w:rPr>
          <w:ins w:id="372" w:author="Allanur Yakubov" w:date="2024-05-13T00:51:00Z"/>
          <w:rFonts w:ascii="Times New Roman" w:hAnsi="Times New Roman" w:cs="Times New Roman"/>
          <w:sz w:val="24"/>
          <w:szCs w:val="24"/>
        </w:rPr>
        <w:pPrChange w:id="373" w:author="Allanur Yakubov" w:date="2024-05-13T00:53:00Z">
          <w:pPr>
            <w:pStyle w:val="NoSpacing"/>
            <w:spacing w:line="276" w:lineRule="auto"/>
            <w:ind w:firstLine="720"/>
            <w:jc w:val="both"/>
          </w:pPr>
        </w:pPrChange>
      </w:pPr>
      <w:ins w:id="374" w:author="Allanur Yakubov" w:date="2024-05-13T00:50:00Z">
        <w:r w:rsidRPr="00865088">
          <w:rPr>
            <w:rFonts w:ascii="Times New Roman" w:hAnsi="Times New Roman" w:cs="Times New Roman"/>
            <w:color w:val="FF0000"/>
            <w:sz w:val="24"/>
            <w:szCs w:val="24"/>
            <w:rPrChange w:id="375" w:author="Allanur Yakubov" w:date="2024-05-13T01:06:00Z">
              <w:rPr>
                <w:rFonts w:ascii="Times New Roman" w:hAnsi="Times New Roman" w:cs="Times New Roman"/>
                <w:sz w:val="24"/>
                <w:szCs w:val="24"/>
              </w:rPr>
            </w:rPrChange>
          </w:rPr>
          <w:t>Nume_grupa</w:t>
        </w:r>
      </w:ins>
      <w:ins w:id="376" w:author="Allanur Yakubov" w:date="2024-05-13T00:51:00Z">
        <w:r w:rsidRPr="00865088">
          <w:rPr>
            <w:rFonts w:ascii="Times New Roman" w:hAnsi="Times New Roman" w:cs="Times New Roman"/>
            <w:color w:val="FF0000"/>
            <w:sz w:val="24"/>
            <w:szCs w:val="24"/>
            <w:rPrChange w:id="377" w:author="Allanur Yakubov" w:date="2024-05-13T01:06:00Z">
              <w:rPr>
                <w:rFonts w:ascii="Times New Roman" w:hAnsi="Times New Roman" w:cs="Times New Roman"/>
                <w:sz w:val="24"/>
                <w:szCs w:val="24"/>
              </w:rPr>
            </w:rPrChange>
          </w:rPr>
          <w:t>:</w:t>
        </w:r>
      </w:ins>
      <w:ins w:id="378" w:author="Allanur Yakubov" w:date="2024-05-13T00:53:00Z">
        <w:r w:rsidRPr="00865088">
          <w:rPr>
            <w:rFonts w:cstheme="minorHAnsi"/>
            <w:color w:val="FF0000"/>
            <w:rPrChange w:id="379" w:author="Allanur Yakubov" w:date="2024-05-13T01:06:00Z">
              <w:rPr>
                <w:rFonts w:cstheme="minorHAnsi"/>
              </w:rPr>
            </w:rPrChange>
          </w:rPr>
          <w:t xml:space="preserve"> </w:t>
        </w:r>
        <w:r w:rsidRPr="00931AA9">
          <w:rPr>
            <w:rFonts w:ascii="Times New Roman" w:hAnsi="Times New Roman" w:cs="Times New Roman"/>
            <w:sz w:val="24"/>
            <w:szCs w:val="24"/>
            <w:rPrChange w:id="380" w:author="Allanur Yakubov" w:date="2024-05-13T00:53:00Z">
              <w:rPr>
                <w:rFonts w:cstheme="minorHAnsi"/>
              </w:rPr>
            </w:rPrChange>
          </w:rPr>
          <w:t>variabil</w:t>
        </w:r>
        <w:r w:rsidRPr="00931AA9">
          <w:rPr>
            <w:rFonts w:ascii="Times New Roman" w:hAnsi="Times New Roman" w:cs="Times New Roman"/>
            <w:sz w:val="24"/>
            <w:szCs w:val="24"/>
            <w:rPrChange w:id="381" w:author="Allanur Yakubov" w:date="2024-05-13T00:53:00Z">
              <w:rPr>
                <w:rFonts w:ascii="Cambria" w:hAnsi="Cambria" w:cs="Cambria"/>
              </w:rPr>
            </w:rPrChange>
          </w:rPr>
          <w:t>ă</w:t>
        </w:r>
        <w:r w:rsidRPr="00931AA9">
          <w:rPr>
            <w:rFonts w:ascii="Times New Roman" w:hAnsi="Times New Roman" w:cs="Times New Roman"/>
            <w:sz w:val="24"/>
            <w:szCs w:val="24"/>
            <w:rPrChange w:id="382" w:author="Allanur Yakubov" w:date="2024-05-13T00:53:00Z">
              <w:rPr>
                <w:rFonts w:cstheme="minorHAnsi"/>
              </w:rPr>
            </w:rPrChange>
          </w:rPr>
          <w:t xml:space="preserve"> de tip caracter, de lungime maxim</w:t>
        </w:r>
        <w:r w:rsidRPr="00931AA9">
          <w:rPr>
            <w:rFonts w:ascii="Times New Roman" w:hAnsi="Times New Roman" w:cs="Times New Roman"/>
            <w:sz w:val="24"/>
            <w:szCs w:val="24"/>
            <w:rPrChange w:id="383" w:author="Allanur Yakubov" w:date="2024-05-13T00:53:00Z">
              <w:rPr>
                <w:rFonts w:ascii="Cambria" w:hAnsi="Cambria" w:cs="Cambria"/>
              </w:rPr>
            </w:rPrChange>
          </w:rPr>
          <w:t>ă</w:t>
        </w:r>
        <w:r w:rsidRPr="00931AA9">
          <w:rPr>
            <w:rFonts w:ascii="Times New Roman" w:hAnsi="Times New Roman" w:cs="Times New Roman"/>
            <w:sz w:val="24"/>
            <w:szCs w:val="24"/>
            <w:rPrChange w:id="384" w:author="Allanur Yakubov" w:date="2024-05-13T00:53:00Z">
              <w:rPr>
                <w:rFonts w:cstheme="minorHAnsi"/>
              </w:rPr>
            </w:rPrChange>
          </w:rPr>
          <w:t xml:space="preserve"> 30, care reprezint</w:t>
        </w:r>
        <w:r w:rsidRPr="00931AA9">
          <w:rPr>
            <w:rFonts w:ascii="Times New Roman" w:hAnsi="Times New Roman" w:cs="Times New Roman"/>
            <w:sz w:val="24"/>
            <w:szCs w:val="24"/>
            <w:rPrChange w:id="385" w:author="Allanur Yakubov" w:date="2024-05-13T00:53:00Z">
              <w:rPr>
                <w:rFonts w:ascii="Cambria" w:hAnsi="Cambria" w:cs="Cambria"/>
              </w:rPr>
            </w:rPrChange>
          </w:rPr>
          <w:t>ă</w:t>
        </w:r>
        <w:r w:rsidRPr="00931AA9">
          <w:rPr>
            <w:rFonts w:ascii="Times New Roman" w:hAnsi="Times New Roman" w:cs="Times New Roman"/>
            <w:sz w:val="24"/>
            <w:szCs w:val="24"/>
            <w:rPrChange w:id="386" w:author="Allanur Yakubov" w:date="2024-05-13T00:53:00Z">
              <w:rPr>
                <w:rFonts w:cstheme="minorHAnsi"/>
              </w:rPr>
            </w:rPrChange>
          </w:rPr>
          <w:t xml:space="preserve"> numele de</w:t>
        </w:r>
      </w:ins>
      <w:ins w:id="387" w:author="Allanur Yakubov" w:date="2024-05-13T00:55:00Z">
        <w:r>
          <w:rPr>
            <w:rFonts w:ascii="Times New Roman" w:hAnsi="Times New Roman" w:cs="Times New Roman"/>
            <w:sz w:val="24"/>
            <w:szCs w:val="24"/>
          </w:rPr>
          <w:t xml:space="preserve"> </w:t>
        </w:r>
      </w:ins>
      <w:ins w:id="388" w:author="Allanur Yakubov" w:date="2024-05-13T00:53:00Z">
        <w:r>
          <w:rPr>
            <w:rFonts w:ascii="Times New Roman" w:hAnsi="Times New Roman" w:cs="Times New Roman"/>
            <w:sz w:val="24"/>
            <w:szCs w:val="24"/>
          </w:rPr>
          <w:t>grupei</w:t>
        </w:r>
        <w:r w:rsidRPr="00931AA9">
          <w:rPr>
            <w:rFonts w:ascii="Times New Roman" w:hAnsi="Times New Roman" w:cs="Times New Roman"/>
            <w:sz w:val="24"/>
            <w:szCs w:val="24"/>
            <w:rPrChange w:id="389" w:author="Allanur Yakubov" w:date="2024-05-13T00:53:00Z">
              <w:rPr>
                <w:rFonts w:cstheme="minorHAnsi"/>
              </w:rPr>
            </w:rPrChange>
          </w:rPr>
          <w:t xml:space="preserve">; </w:t>
        </w:r>
        <w:proofErr w:type="spellStart"/>
        <w:r w:rsidRPr="00931AA9">
          <w:rPr>
            <w:rFonts w:ascii="Times New Roman" w:hAnsi="Times New Roman" w:cs="Times New Roman"/>
            <w:sz w:val="24"/>
            <w:szCs w:val="24"/>
            <w:lang w:val="en-GB"/>
            <w:rPrChange w:id="390" w:author="Allanur Yakubov" w:date="2024-05-13T00:53:00Z">
              <w:rPr>
                <w:rFonts w:cstheme="minorHAnsi"/>
                <w:lang w:val="en-GB"/>
              </w:rPr>
            </w:rPrChange>
          </w:rPr>
          <w:t>valoarea</w:t>
        </w:r>
        <w:proofErr w:type="spellEnd"/>
        <w:r w:rsidRPr="00931AA9">
          <w:rPr>
            <w:rFonts w:ascii="Times New Roman" w:hAnsi="Times New Roman" w:cs="Times New Roman"/>
            <w:sz w:val="24"/>
            <w:szCs w:val="24"/>
            <w:lang w:val="en-GB"/>
            <w:rPrChange w:id="391"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392" w:author="Allanur Yakubov" w:date="2024-05-13T00:53:00Z">
              <w:rPr>
                <w:rFonts w:cstheme="minorHAnsi"/>
                <w:lang w:val="en-GB"/>
              </w:rPr>
            </w:rPrChange>
          </w:rPr>
          <w:t>acestui</w:t>
        </w:r>
        <w:proofErr w:type="spellEnd"/>
        <w:r w:rsidRPr="00931AA9">
          <w:rPr>
            <w:rFonts w:ascii="Times New Roman" w:hAnsi="Times New Roman" w:cs="Times New Roman"/>
            <w:sz w:val="24"/>
            <w:szCs w:val="24"/>
            <w:lang w:val="en-GB"/>
            <w:rPrChange w:id="393"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394" w:author="Allanur Yakubov" w:date="2024-05-13T00:53:00Z">
              <w:rPr>
                <w:rFonts w:cstheme="minorHAnsi"/>
                <w:lang w:val="en-GB"/>
              </w:rPr>
            </w:rPrChange>
          </w:rPr>
          <w:t>atribut</w:t>
        </w:r>
        <w:proofErr w:type="spellEnd"/>
        <w:r w:rsidRPr="00931AA9">
          <w:rPr>
            <w:rFonts w:ascii="Times New Roman" w:hAnsi="Times New Roman" w:cs="Times New Roman"/>
            <w:sz w:val="24"/>
            <w:szCs w:val="24"/>
            <w:lang w:val="en-GB"/>
            <w:rPrChange w:id="395"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396" w:author="Allanur Yakubov" w:date="2024-05-13T00:53:00Z">
              <w:rPr>
                <w:rFonts w:cstheme="minorHAnsi"/>
                <w:lang w:val="en-GB"/>
              </w:rPr>
            </w:rPrChange>
          </w:rPr>
          <w:t>trebuie</w:t>
        </w:r>
        <w:proofErr w:type="spellEnd"/>
        <w:r w:rsidRPr="00931AA9">
          <w:rPr>
            <w:rFonts w:ascii="Times New Roman" w:hAnsi="Times New Roman" w:cs="Times New Roman"/>
            <w:sz w:val="24"/>
            <w:szCs w:val="24"/>
            <w:lang w:val="en-GB"/>
            <w:rPrChange w:id="397"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398" w:author="Allanur Yakubov" w:date="2024-05-13T00:53:00Z">
              <w:rPr>
                <w:rFonts w:cstheme="minorHAnsi"/>
                <w:lang w:val="en-GB"/>
              </w:rPr>
            </w:rPrChange>
          </w:rPr>
          <w:t>s</w:t>
        </w:r>
        <w:r w:rsidRPr="00931AA9">
          <w:rPr>
            <w:rFonts w:ascii="Times New Roman" w:hAnsi="Times New Roman" w:cs="Times New Roman"/>
            <w:sz w:val="24"/>
            <w:szCs w:val="24"/>
            <w:lang w:val="en-GB"/>
            <w:rPrChange w:id="399" w:author="Allanur Yakubov" w:date="2024-05-13T00:53:00Z">
              <w:rPr>
                <w:rFonts w:ascii="Cambria" w:hAnsi="Cambria" w:cs="Cambria"/>
                <w:lang w:val="en-GB"/>
              </w:rPr>
            </w:rPrChange>
          </w:rPr>
          <w:t>ă</w:t>
        </w:r>
        <w:proofErr w:type="spellEnd"/>
        <w:r w:rsidRPr="00931AA9">
          <w:rPr>
            <w:rFonts w:ascii="Times New Roman" w:hAnsi="Times New Roman" w:cs="Times New Roman"/>
            <w:sz w:val="24"/>
            <w:szCs w:val="24"/>
            <w:lang w:val="en-GB"/>
            <w:rPrChange w:id="400" w:author="Allanur Yakubov" w:date="2024-05-13T00:53:00Z">
              <w:rPr>
                <w:rFonts w:cstheme="minorHAnsi"/>
                <w:lang w:val="en-GB"/>
              </w:rPr>
            </w:rPrChange>
          </w:rPr>
          <w:t xml:space="preserve"> fie </w:t>
        </w:r>
        <w:proofErr w:type="spellStart"/>
        <w:r w:rsidRPr="00931AA9">
          <w:rPr>
            <w:rFonts w:ascii="Times New Roman" w:hAnsi="Times New Roman" w:cs="Times New Roman"/>
            <w:sz w:val="24"/>
            <w:szCs w:val="24"/>
            <w:lang w:val="en-GB"/>
            <w:rPrChange w:id="401" w:author="Allanur Yakubov" w:date="2024-05-13T00:53:00Z">
              <w:rPr>
                <w:rFonts w:cstheme="minorHAnsi"/>
                <w:lang w:val="en-GB"/>
              </w:rPr>
            </w:rPrChange>
          </w:rPr>
          <w:t>diferit</w:t>
        </w:r>
        <w:r w:rsidRPr="00931AA9">
          <w:rPr>
            <w:rFonts w:ascii="Times New Roman" w:hAnsi="Times New Roman" w:cs="Times New Roman"/>
            <w:sz w:val="24"/>
            <w:szCs w:val="24"/>
            <w:lang w:val="en-GB"/>
            <w:rPrChange w:id="402" w:author="Allanur Yakubov" w:date="2024-05-13T00:53:00Z">
              <w:rPr>
                <w:rFonts w:ascii="Cambria" w:hAnsi="Cambria" w:cs="Cambria"/>
                <w:lang w:val="en-GB"/>
              </w:rPr>
            </w:rPrChange>
          </w:rPr>
          <w:t>ă</w:t>
        </w:r>
        <w:proofErr w:type="spellEnd"/>
        <w:r w:rsidRPr="00931AA9">
          <w:rPr>
            <w:rFonts w:ascii="Times New Roman" w:hAnsi="Times New Roman" w:cs="Times New Roman"/>
            <w:sz w:val="24"/>
            <w:szCs w:val="24"/>
            <w:lang w:val="en-GB"/>
            <w:rPrChange w:id="403" w:author="Allanur Yakubov" w:date="2024-05-13T00:53:00Z">
              <w:rPr>
                <w:rFonts w:cstheme="minorHAnsi"/>
                <w:lang w:val="en-GB"/>
              </w:rPr>
            </w:rPrChange>
          </w:rPr>
          <w:t xml:space="preserve"> de NULL</w:t>
        </w:r>
      </w:ins>
      <w:ins w:id="404" w:author="Allanur Yakubov" w:date="2024-05-13T00:54:00Z">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w:t>
        </w:r>
        <w:proofErr w:type="spellEnd"/>
        <w:r>
          <w:rPr>
            <w:rFonts w:ascii="Times New Roman" w:hAnsi="Times New Roman" w:cs="Times New Roman"/>
            <w:sz w:val="24"/>
            <w:szCs w:val="24"/>
            <w:lang w:val="en-GB"/>
          </w:rPr>
          <w:t xml:space="preserve"> UNICĂ</w:t>
        </w:r>
      </w:ins>
      <w:ins w:id="405" w:author="Allanur Yakubov" w:date="2024-05-13T00:53:00Z">
        <w:r w:rsidRPr="00931AA9">
          <w:rPr>
            <w:rFonts w:ascii="Times New Roman" w:hAnsi="Times New Roman" w:cs="Times New Roman"/>
            <w:sz w:val="24"/>
            <w:szCs w:val="24"/>
            <w:lang w:val="en-GB"/>
            <w:rPrChange w:id="406"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407" w:author="Allanur Yakubov" w:date="2024-05-13T00:53:00Z">
              <w:rPr>
                <w:rFonts w:cstheme="minorHAnsi"/>
                <w:lang w:val="en-GB"/>
              </w:rPr>
            </w:rPrChange>
          </w:rPr>
          <w:t>deoarece</w:t>
        </w:r>
        <w:proofErr w:type="spellEnd"/>
        <w:r w:rsidRPr="00931AA9">
          <w:rPr>
            <w:rFonts w:ascii="Times New Roman" w:hAnsi="Times New Roman" w:cs="Times New Roman"/>
            <w:sz w:val="24"/>
            <w:szCs w:val="24"/>
            <w:lang w:val="en-GB"/>
            <w:rPrChange w:id="408"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409" w:author="Allanur Yakubov" w:date="2024-05-13T00:53:00Z">
              <w:rPr>
                <w:rFonts w:cstheme="minorHAnsi"/>
                <w:lang w:val="en-GB"/>
              </w:rPr>
            </w:rPrChange>
          </w:rPr>
          <w:t>este</w:t>
        </w:r>
        <w:proofErr w:type="spellEnd"/>
        <w:r w:rsidRPr="00931AA9">
          <w:rPr>
            <w:rFonts w:ascii="Times New Roman" w:hAnsi="Times New Roman" w:cs="Times New Roman"/>
            <w:sz w:val="24"/>
            <w:szCs w:val="24"/>
            <w:lang w:val="en-GB"/>
            <w:rPrChange w:id="410" w:author="Allanur Yakubov" w:date="2024-05-13T00:53:00Z">
              <w:rPr>
                <w:rFonts w:cstheme="minorHAnsi"/>
                <w:lang w:val="en-GB"/>
              </w:rPr>
            </w:rPrChange>
          </w:rPr>
          <w:t xml:space="preserve"> o </w:t>
        </w:r>
        <w:proofErr w:type="spellStart"/>
        <w:r w:rsidRPr="00931AA9">
          <w:rPr>
            <w:rFonts w:ascii="Times New Roman" w:hAnsi="Times New Roman" w:cs="Times New Roman"/>
            <w:sz w:val="24"/>
            <w:szCs w:val="24"/>
            <w:lang w:val="en-GB"/>
            <w:rPrChange w:id="411" w:author="Allanur Yakubov" w:date="2024-05-13T00:53:00Z">
              <w:rPr>
                <w:rFonts w:cstheme="minorHAnsi"/>
                <w:lang w:val="en-GB"/>
              </w:rPr>
            </w:rPrChange>
          </w:rPr>
          <w:t>informa</w:t>
        </w:r>
        <w:r w:rsidRPr="00931AA9">
          <w:rPr>
            <w:rFonts w:ascii="Times New Roman" w:hAnsi="Times New Roman" w:cs="Times New Roman"/>
            <w:sz w:val="24"/>
            <w:szCs w:val="24"/>
            <w:lang w:val="en-GB"/>
            <w:rPrChange w:id="412" w:author="Allanur Yakubov" w:date="2024-05-13T00:53:00Z">
              <w:rPr>
                <w:rFonts w:ascii="Cambria" w:hAnsi="Cambria" w:cs="Cambria"/>
                <w:lang w:val="en-GB"/>
              </w:rPr>
            </w:rPrChange>
          </w:rPr>
          <w:t>ț</w:t>
        </w:r>
        <w:r w:rsidRPr="00931AA9">
          <w:rPr>
            <w:rFonts w:ascii="Times New Roman" w:hAnsi="Times New Roman" w:cs="Times New Roman"/>
            <w:sz w:val="24"/>
            <w:szCs w:val="24"/>
            <w:lang w:val="en-GB"/>
            <w:rPrChange w:id="413" w:author="Allanur Yakubov" w:date="2024-05-13T00:53:00Z">
              <w:rPr>
                <w:rFonts w:cstheme="minorHAnsi"/>
                <w:lang w:val="en-GB"/>
              </w:rPr>
            </w:rPrChange>
          </w:rPr>
          <w:t>ie</w:t>
        </w:r>
        <w:proofErr w:type="spellEnd"/>
        <w:r w:rsidRPr="00931AA9">
          <w:rPr>
            <w:rFonts w:ascii="Times New Roman" w:hAnsi="Times New Roman" w:cs="Times New Roman"/>
            <w:sz w:val="24"/>
            <w:szCs w:val="24"/>
            <w:lang w:val="en-GB"/>
            <w:rPrChange w:id="414"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415" w:author="Allanur Yakubov" w:date="2024-05-13T00:53:00Z">
              <w:rPr>
                <w:rFonts w:cstheme="minorHAnsi"/>
                <w:lang w:val="en-GB"/>
              </w:rPr>
            </w:rPrChange>
          </w:rPr>
          <w:t>esen</w:t>
        </w:r>
        <w:r w:rsidRPr="00931AA9">
          <w:rPr>
            <w:rFonts w:ascii="Times New Roman" w:hAnsi="Times New Roman" w:cs="Times New Roman"/>
            <w:sz w:val="24"/>
            <w:szCs w:val="24"/>
            <w:lang w:val="en-GB"/>
            <w:rPrChange w:id="416" w:author="Allanur Yakubov" w:date="2024-05-13T00:53:00Z">
              <w:rPr>
                <w:rFonts w:ascii="Cambria" w:hAnsi="Cambria" w:cs="Cambria"/>
                <w:lang w:val="en-GB"/>
              </w:rPr>
            </w:rPrChange>
          </w:rPr>
          <w:t>ț</w:t>
        </w:r>
        <w:r w:rsidRPr="00931AA9">
          <w:rPr>
            <w:rFonts w:ascii="Times New Roman" w:hAnsi="Times New Roman" w:cs="Times New Roman"/>
            <w:sz w:val="24"/>
            <w:szCs w:val="24"/>
            <w:lang w:val="en-GB"/>
            <w:rPrChange w:id="417" w:author="Allanur Yakubov" w:date="2024-05-13T00:53:00Z">
              <w:rPr>
                <w:rFonts w:cstheme="minorHAnsi"/>
                <w:lang w:val="en-GB"/>
              </w:rPr>
            </w:rPrChange>
          </w:rPr>
          <w:t>ial</w:t>
        </w:r>
        <w:r w:rsidRPr="00931AA9">
          <w:rPr>
            <w:rFonts w:ascii="Times New Roman" w:hAnsi="Times New Roman" w:cs="Times New Roman"/>
            <w:sz w:val="24"/>
            <w:szCs w:val="24"/>
            <w:lang w:val="en-GB"/>
            <w:rPrChange w:id="418" w:author="Allanur Yakubov" w:date="2024-05-13T00:53:00Z">
              <w:rPr>
                <w:rFonts w:ascii="Cambria" w:hAnsi="Cambria" w:cs="Cambria"/>
                <w:lang w:val="en-GB"/>
              </w:rPr>
            </w:rPrChange>
          </w:rPr>
          <w:t>ă</w:t>
        </w:r>
        <w:proofErr w:type="spellEnd"/>
        <w:r w:rsidRPr="00931AA9">
          <w:rPr>
            <w:rFonts w:ascii="Times New Roman" w:hAnsi="Times New Roman" w:cs="Times New Roman"/>
            <w:sz w:val="24"/>
            <w:szCs w:val="24"/>
            <w:lang w:val="en-GB"/>
            <w:rPrChange w:id="419"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420" w:author="Allanur Yakubov" w:date="2024-05-13T00:53:00Z">
              <w:rPr>
                <w:rFonts w:cstheme="minorHAnsi"/>
                <w:lang w:val="en-GB"/>
              </w:rPr>
            </w:rPrChange>
          </w:rPr>
          <w:t>pentru</w:t>
        </w:r>
        <w:proofErr w:type="spellEnd"/>
        <w:r w:rsidRPr="00931AA9">
          <w:rPr>
            <w:rFonts w:ascii="Times New Roman" w:hAnsi="Times New Roman" w:cs="Times New Roman"/>
            <w:sz w:val="24"/>
            <w:szCs w:val="24"/>
            <w:lang w:val="en-GB"/>
            <w:rPrChange w:id="421"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422" w:author="Allanur Yakubov" w:date="2024-05-13T00:53:00Z">
              <w:rPr>
                <w:rFonts w:cstheme="minorHAnsi"/>
                <w:lang w:val="en-GB"/>
              </w:rPr>
            </w:rPrChange>
          </w:rPr>
          <w:t>func</w:t>
        </w:r>
        <w:r w:rsidRPr="00931AA9">
          <w:rPr>
            <w:rFonts w:ascii="Times New Roman" w:hAnsi="Times New Roman" w:cs="Times New Roman"/>
            <w:sz w:val="24"/>
            <w:szCs w:val="24"/>
            <w:lang w:val="en-GB"/>
            <w:rPrChange w:id="423" w:author="Allanur Yakubov" w:date="2024-05-13T00:53:00Z">
              <w:rPr>
                <w:rFonts w:ascii="Cambria" w:hAnsi="Cambria" w:cs="Cambria"/>
                <w:lang w:val="en-GB"/>
              </w:rPr>
            </w:rPrChange>
          </w:rPr>
          <w:t>ț</w:t>
        </w:r>
        <w:r w:rsidRPr="00931AA9">
          <w:rPr>
            <w:rFonts w:ascii="Times New Roman" w:hAnsi="Times New Roman" w:cs="Times New Roman"/>
            <w:sz w:val="24"/>
            <w:szCs w:val="24"/>
            <w:lang w:val="en-GB"/>
            <w:rPrChange w:id="424" w:author="Allanur Yakubov" w:date="2024-05-13T00:53:00Z">
              <w:rPr>
                <w:rFonts w:cstheme="minorHAnsi"/>
                <w:lang w:val="en-GB"/>
              </w:rPr>
            </w:rPrChange>
          </w:rPr>
          <w:t>ionarea</w:t>
        </w:r>
        <w:proofErr w:type="spellEnd"/>
        <w:r w:rsidRPr="00931AA9">
          <w:rPr>
            <w:rFonts w:ascii="Times New Roman" w:hAnsi="Times New Roman" w:cs="Times New Roman"/>
            <w:sz w:val="24"/>
            <w:szCs w:val="24"/>
            <w:lang w:val="en-GB"/>
            <w:rPrChange w:id="425" w:author="Allanur Yakubov" w:date="2024-05-13T00:53:00Z">
              <w:rPr>
                <w:rFonts w:cstheme="minorHAnsi"/>
                <w:lang w:val="en-GB"/>
              </w:rPr>
            </w:rPrChange>
          </w:rPr>
          <w:t xml:space="preserve"> </w:t>
        </w:r>
        <w:proofErr w:type="spellStart"/>
        <w:r w:rsidRPr="00931AA9">
          <w:rPr>
            <w:rFonts w:ascii="Times New Roman" w:hAnsi="Times New Roman" w:cs="Times New Roman"/>
            <w:sz w:val="24"/>
            <w:szCs w:val="24"/>
            <w:lang w:val="en-GB"/>
            <w:rPrChange w:id="426" w:author="Allanur Yakubov" w:date="2024-05-13T00:53:00Z">
              <w:rPr>
                <w:rFonts w:cstheme="minorHAnsi"/>
                <w:lang w:val="en-GB"/>
              </w:rPr>
            </w:rPrChange>
          </w:rPr>
          <w:t>corect</w:t>
        </w:r>
        <w:r w:rsidRPr="00931AA9">
          <w:rPr>
            <w:rFonts w:ascii="Times New Roman" w:hAnsi="Times New Roman" w:cs="Times New Roman"/>
            <w:sz w:val="24"/>
            <w:szCs w:val="24"/>
            <w:lang w:val="en-GB"/>
            <w:rPrChange w:id="427" w:author="Allanur Yakubov" w:date="2024-05-13T00:53:00Z">
              <w:rPr>
                <w:rFonts w:ascii="Cambria" w:hAnsi="Cambria" w:cs="Cambria"/>
                <w:lang w:val="en-GB"/>
              </w:rPr>
            </w:rPrChange>
          </w:rPr>
          <w:t>ă</w:t>
        </w:r>
      </w:ins>
      <w:proofErr w:type="spellEnd"/>
      <w:ins w:id="428" w:author="Allanur Yakubov" w:date="2024-05-13T00:54:00Z">
        <w:r>
          <w:rPr>
            <w:rFonts w:ascii="Times New Roman" w:hAnsi="Times New Roman" w:cs="Times New Roman"/>
            <w:sz w:val="24"/>
            <w:szCs w:val="24"/>
            <w:lang w:val="en-GB"/>
          </w:rPr>
          <w:t>;</w:t>
        </w:r>
      </w:ins>
    </w:p>
    <w:p w14:paraId="4A66C8E3" w14:textId="77777777" w:rsidR="00D939E3" w:rsidRDefault="00D939E3">
      <w:pPr>
        <w:pStyle w:val="NoSpacing"/>
        <w:spacing w:line="276" w:lineRule="auto"/>
        <w:ind w:left="720"/>
        <w:jc w:val="both"/>
        <w:rPr>
          <w:ins w:id="429" w:author="Allanur Yakubov" w:date="2024-05-13T00:51:00Z"/>
          <w:rFonts w:ascii="Times New Roman" w:hAnsi="Times New Roman" w:cs="Times New Roman"/>
          <w:sz w:val="24"/>
          <w:szCs w:val="24"/>
        </w:rPr>
        <w:pPrChange w:id="430" w:author="Allanur Yakubov" w:date="2024-05-13T00:58:00Z">
          <w:pPr>
            <w:pStyle w:val="NoSpacing"/>
            <w:spacing w:line="276" w:lineRule="auto"/>
            <w:ind w:firstLine="720"/>
            <w:jc w:val="both"/>
          </w:pPr>
        </w:pPrChange>
      </w:pPr>
      <w:ins w:id="431" w:author="Allanur Yakubov" w:date="2024-05-13T01:00:00Z">
        <w:r w:rsidRPr="00865088">
          <w:rPr>
            <w:rFonts w:ascii="Times New Roman" w:hAnsi="Times New Roman" w:cs="Times New Roman"/>
            <w:color w:val="FF0000"/>
            <w:sz w:val="24"/>
            <w:szCs w:val="24"/>
            <w:rPrChange w:id="432" w:author="Allanur Yakubov" w:date="2024-05-13T01:06:00Z">
              <w:rPr>
                <w:rFonts w:ascii="Times New Roman" w:hAnsi="Times New Roman" w:cs="Times New Roman"/>
                <w:sz w:val="24"/>
                <w:szCs w:val="24"/>
              </w:rPr>
            </w:rPrChange>
          </w:rPr>
          <w:t>vârsta</w:t>
        </w:r>
      </w:ins>
      <w:ins w:id="433" w:author="Allanur Yakubov" w:date="2024-05-13T00:51:00Z">
        <w:r w:rsidRPr="00865088">
          <w:rPr>
            <w:rFonts w:ascii="Times New Roman" w:hAnsi="Times New Roman" w:cs="Times New Roman"/>
            <w:color w:val="FF0000"/>
            <w:sz w:val="24"/>
            <w:szCs w:val="24"/>
            <w:rPrChange w:id="434" w:author="Allanur Yakubov" w:date="2024-05-13T01:06:00Z">
              <w:rPr>
                <w:rFonts w:ascii="Times New Roman" w:hAnsi="Times New Roman" w:cs="Times New Roman"/>
                <w:sz w:val="24"/>
                <w:szCs w:val="24"/>
              </w:rPr>
            </w:rPrChange>
          </w:rPr>
          <w:t>_copi:</w:t>
        </w:r>
      </w:ins>
      <w:ins w:id="435" w:author="Allanur Yakubov" w:date="2024-05-13T00:55:00Z">
        <w:r w:rsidRPr="00865088">
          <w:rPr>
            <w:rFonts w:ascii="Times New Roman" w:hAnsi="Times New Roman" w:cs="Times New Roman"/>
            <w:color w:val="FF0000"/>
            <w:sz w:val="24"/>
            <w:szCs w:val="24"/>
            <w:rPrChange w:id="436" w:author="Allanur Yakubov" w:date="2024-05-13T01:06:00Z">
              <w:rPr>
                <w:rFonts w:ascii="Times New Roman" w:hAnsi="Times New Roman" w:cs="Times New Roman"/>
                <w:sz w:val="24"/>
                <w:szCs w:val="24"/>
              </w:rPr>
            </w:rPrChange>
          </w:rPr>
          <w:t xml:space="preserve"> </w:t>
        </w:r>
        <w:r w:rsidRPr="00692A10">
          <w:rPr>
            <w:rFonts w:ascii="Times New Roman" w:hAnsi="Times New Roman" w:cs="Times New Roman"/>
            <w:sz w:val="24"/>
            <w:szCs w:val="24"/>
          </w:rPr>
          <w:t>variabilă de tip</w:t>
        </w:r>
      </w:ins>
      <w:ins w:id="437" w:author="Allanur Yakubov" w:date="2024-05-13T00:56:00Z">
        <w:r>
          <w:rPr>
            <w:rFonts w:ascii="Times New Roman" w:hAnsi="Times New Roman" w:cs="Times New Roman"/>
            <w:sz w:val="24"/>
            <w:szCs w:val="24"/>
          </w:rPr>
          <w:t xml:space="preserve"> numar,</w:t>
        </w:r>
        <w:r w:rsidRPr="00931AA9">
          <w:rPr>
            <w:rFonts w:ascii="Times New Roman" w:hAnsi="Times New Roman" w:cs="Times New Roman"/>
            <w:sz w:val="24"/>
            <w:szCs w:val="24"/>
          </w:rPr>
          <w:t xml:space="preserve"> </w:t>
        </w:r>
        <w:r w:rsidRPr="00692A10">
          <w:rPr>
            <w:rFonts w:ascii="Times New Roman" w:hAnsi="Times New Roman" w:cs="Times New Roman"/>
            <w:sz w:val="24"/>
            <w:szCs w:val="24"/>
          </w:rPr>
          <w:t xml:space="preserve">de lungime maximă </w:t>
        </w:r>
        <w:r>
          <w:rPr>
            <w:rFonts w:ascii="Times New Roman" w:hAnsi="Times New Roman" w:cs="Times New Roman"/>
            <w:sz w:val="24"/>
            <w:szCs w:val="24"/>
          </w:rPr>
          <w:t>2,care reprezintă</w:t>
        </w:r>
      </w:ins>
      <w:ins w:id="438" w:author="Allanur Yakubov" w:date="2024-05-13T01:01:00Z">
        <w:r>
          <w:rPr>
            <w:rFonts w:ascii="Times New Roman" w:hAnsi="Times New Roman" w:cs="Times New Roman"/>
            <w:sz w:val="24"/>
            <w:szCs w:val="24"/>
          </w:rPr>
          <w:t xml:space="preserve"> vârsta</w:t>
        </w:r>
      </w:ins>
      <w:ins w:id="439" w:author="Allanur Yakubov" w:date="2024-05-13T00:58:00Z">
        <w:r>
          <w:rPr>
            <w:rFonts w:ascii="Times New Roman" w:hAnsi="Times New Roman" w:cs="Times New Roman"/>
            <w:sz w:val="24"/>
            <w:szCs w:val="24"/>
          </w:rPr>
          <w:t xml:space="preserve"> copiilor  pentru grupa(</w:t>
        </w:r>
      </w:ins>
      <w:ins w:id="440" w:author="Allanur Yakubov" w:date="2024-05-13T00:59:00Z">
        <w:r>
          <w:rPr>
            <w:rFonts w:ascii="Times New Roman" w:hAnsi="Times New Roman" w:cs="Times New Roman"/>
            <w:sz w:val="24"/>
            <w:szCs w:val="24"/>
          </w:rPr>
          <w:t>de exemplu avem grupa pentru</w:t>
        </w:r>
      </w:ins>
      <w:ins w:id="441" w:author="Allanur Yakubov" w:date="2024-05-13T01:00:00Z">
        <w:r>
          <w:rPr>
            <w:rFonts w:ascii="Times New Roman" w:hAnsi="Times New Roman" w:cs="Times New Roman"/>
            <w:sz w:val="24"/>
            <w:szCs w:val="24"/>
          </w:rPr>
          <w:t xml:space="preserve"> vârsta</w:t>
        </w:r>
      </w:ins>
      <w:ins w:id="442" w:author="Allanur Yakubov" w:date="2024-05-13T00:59:00Z">
        <w:r>
          <w:rPr>
            <w:rFonts w:ascii="Times New Roman" w:hAnsi="Times New Roman" w:cs="Times New Roman"/>
            <w:sz w:val="24"/>
            <w:szCs w:val="24"/>
          </w:rPr>
          <w:t xml:space="preserve"> 6,si pentru </w:t>
        </w:r>
      </w:ins>
      <w:ins w:id="443" w:author="Allanur Yakubov" w:date="2024-05-13T01:00:00Z">
        <w:r>
          <w:rPr>
            <w:rFonts w:ascii="Times New Roman" w:hAnsi="Times New Roman" w:cs="Times New Roman"/>
            <w:sz w:val="24"/>
            <w:szCs w:val="24"/>
          </w:rPr>
          <w:t>vârsta 3</w:t>
        </w:r>
      </w:ins>
      <w:ins w:id="444" w:author="Allanur Yakubov" w:date="2024-05-13T01:01:00Z">
        <w:r>
          <w:rPr>
            <w:rFonts w:ascii="Times New Roman" w:hAnsi="Times New Roman" w:cs="Times New Roman"/>
            <w:sz w:val="24"/>
            <w:szCs w:val="24"/>
          </w:rPr>
          <w:t>și altele</w:t>
        </w:r>
      </w:ins>
      <w:ins w:id="445" w:author="Allanur Yakubov" w:date="2024-05-13T00:58:00Z">
        <w:r>
          <w:rPr>
            <w:rFonts w:ascii="Times New Roman" w:hAnsi="Times New Roman" w:cs="Times New Roman"/>
            <w:sz w:val="24"/>
            <w:szCs w:val="24"/>
          </w:rPr>
          <w:t>)</w:t>
        </w:r>
      </w:ins>
      <w:ins w:id="446" w:author="Allanur Yakubov" w:date="2024-05-13T01:06:00Z">
        <w:r w:rsidRPr="00865088">
          <w:rPr>
            <w:rFonts w:ascii="Times New Roman" w:hAnsi="Times New Roman" w:cs="Times New Roman"/>
            <w:sz w:val="24"/>
            <w:szCs w:val="24"/>
          </w:rPr>
          <w:t xml:space="preserve"> </w:t>
        </w:r>
        <w:r w:rsidRPr="00692A10">
          <w:rPr>
            <w:rFonts w:ascii="Times New Roman" w:hAnsi="Times New Roman" w:cs="Times New Roman"/>
            <w:sz w:val="24"/>
            <w:szCs w:val="24"/>
          </w:rPr>
          <w:t xml:space="preserve">; </w:t>
        </w:r>
        <w:proofErr w:type="spellStart"/>
        <w:r w:rsidRPr="00692A10">
          <w:rPr>
            <w:rFonts w:ascii="Times New Roman" w:hAnsi="Times New Roman" w:cs="Times New Roman"/>
            <w:sz w:val="24"/>
            <w:szCs w:val="24"/>
            <w:lang w:val="en-GB"/>
          </w:rPr>
          <w:t>valoarea</w:t>
        </w:r>
        <w:proofErr w:type="spellEnd"/>
        <w:r w:rsidRPr="00692A10">
          <w:rPr>
            <w:rFonts w:ascii="Times New Roman" w:hAnsi="Times New Roman" w:cs="Times New Roman"/>
            <w:sz w:val="24"/>
            <w:szCs w:val="24"/>
            <w:lang w:val="en-GB"/>
          </w:rPr>
          <w:t xml:space="preserve"> </w:t>
        </w:r>
        <w:proofErr w:type="spellStart"/>
        <w:r w:rsidRPr="00692A10">
          <w:rPr>
            <w:rFonts w:ascii="Times New Roman" w:hAnsi="Times New Roman" w:cs="Times New Roman"/>
            <w:sz w:val="24"/>
            <w:szCs w:val="24"/>
            <w:lang w:val="en-GB"/>
          </w:rPr>
          <w:t>acestui</w:t>
        </w:r>
        <w:proofErr w:type="spellEnd"/>
        <w:r w:rsidRPr="00692A10">
          <w:rPr>
            <w:rFonts w:ascii="Times New Roman" w:hAnsi="Times New Roman" w:cs="Times New Roman"/>
            <w:sz w:val="24"/>
            <w:szCs w:val="24"/>
            <w:lang w:val="en-GB"/>
          </w:rPr>
          <w:t xml:space="preserve"> </w:t>
        </w:r>
        <w:proofErr w:type="spellStart"/>
        <w:r w:rsidRPr="00692A10">
          <w:rPr>
            <w:rFonts w:ascii="Times New Roman" w:hAnsi="Times New Roman" w:cs="Times New Roman"/>
            <w:sz w:val="24"/>
            <w:szCs w:val="24"/>
            <w:lang w:val="en-GB"/>
          </w:rPr>
          <w:t>atribut</w:t>
        </w:r>
        <w:proofErr w:type="spellEnd"/>
        <w:r w:rsidRPr="00692A10">
          <w:rPr>
            <w:rFonts w:ascii="Times New Roman" w:hAnsi="Times New Roman" w:cs="Times New Roman"/>
            <w:sz w:val="24"/>
            <w:szCs w:val="24"/>
            <w:lang w:val="en-GB"/>
          </w:rPr>
          <w:t xml:space="preserve"> </w:t>
        </w:r>
        <w:proofErr w:type="spellStart"/>
        <w:r w:rsidRPr="00692A10">
          <w:rPr>
            <w:rFonts w:ascii="Times New Roman" w:hAnsi="Times New Roman" w:cs="Times New Roman"/>
            <w:sz w:val="24"/>
            <w:szCs w:val="24"/>
            <w:lang w:val="en-GB"/>
          </w:rPr>
          <w:t>trebuie</w:t>
        </w:r>
        <w:proofErr w:type="spellEnd"/>
        <w:r w:rsidRPr="00692A10">
          <w:rPr>
            <w:rFonts w:ascii="Times New Roman" w:hAnsi="Times New Roman" w:cs="Times New Roman"/>
            <w:sz w:val="24"/>
            <w:szCs w:val="24"/>
            <w:lang w:val="en-GB"/>
          </w:rPr>
          <w:t xml:space="preserve"> </w:t>
        </w:r>
        <w:proofErr w:type="spellStart"/>
        <w:r w:rsidRPr="00692A10">
          <w:rPr>
            <w:rFonts w:ascii="Times New Roman" w:hAnsi="Times New Roman" w:cs="Times New Roman"/>
            <w:sz w:val="24"/>
            <w:szCs w:val="24"/>
            <w:lang w:val="en-GB"/>
          </w:rPr>
          <w:t>să</w:t>
        </w:r>
        <w:proofErr w:type="spellEnd"/>
        <w:r w:rsidRPr="00692A10">
          <w:rPr>
            <w:rFonts w:ascii="Times New Roman" w:hAnsi="Times New Roman" w:cs="Times New Roman"/>
            <w:sz w:val="24"/>
            <w:szCs w:val="24"/>
            <w:lang w:val="en-GB"/>
          </w:rPr>
          <w:t xml:space="preserve"> fie </w:t>
        </w:r>
        <w:proofErr w:type="spellStart"/>
        <w:r w:rsidRPr="00692A10">
          <w:rPr>
            <w:rFonts w:ascii="Times New Roman" w:hAnsi="Times New Roman" w:cs="Times New Roman"/>
            <w:sz w:val="24"/>
            <w:szCs w:val="24"/>
            <w:lang w:val="en-GB"/>
          </w:rPr>
          <w:t>diferită</w:t>
        </w:r>
        <w:proofErr w:type="spellEnd"/>
        <w:r w:rsidRPr="00692A10">
          <w:rPr>
            <w:rFonts w:ascii="Times New Roman" w:hAnsi="Times New Roman" w:cs="Times New Roman"/>
            <w:sz w:val="24"/>
            <w:szCs w:val="24"/>
            <w:lang w:val="en-GB"/>
          </w:rPr>
          <w:t xml:space="preserve"> de NULL</w:t>
        </w:r>
      </w:ins>
    </w:p>
    <w:p w14:paraId="64358015" w14:textId="77777777" w:rsidR="00D939E3" w:rsidRDefault="00D939E3" w:rsidP="00D939E3">
      <w:pPr>
        <w:pStyle w:val="NoSpacing"/>
        <w:spacing w:line="276" w:lineRule="auto"/>
        <w:ind w:left="720"/>
        <w:jc w:val="both"/>
        <w:rPr>
          <w:ins w:id="447" w:author="Allanur Yakubov" w:date="2024-05-13T01:07:00Z"/>
          <w:rFonts w:ascii="Times New Roman" w:hAnsi="Times New Roman" w:cs="Times New Roman"/>
          <w:sz w:val="24"/>
          <w:szCs w:val="24"/>
          <w:lang w:val="en-GB"/>
        </w:rPr>
      </w:pPr>
      <w:ins w:id="448" w:author="Allanur Yakubov" w:date="2024-05-13T00:51:00Z">
        <w:r w:rsidRPr="00865088">
          <w:rPr>
            <w:rFonts w:ascii="Times New Roman" w:hAnsi="Times New Roman" w:cs="Times New Roman"/>
            <w:color w:val="FF0000"/>
            <w:sz w:val="24"/>
            <w:szCs w:val="24"/>
            <w:rPrChange w:id="449" w:author="Allanur Yakubov" w:date="2024-05-13T01:06:00Z">
              <w:rPr>
                <w:rFonts w:ascii="Times New Roman" w:hAnsi="Times New Roman" w:cs="Times New Roman"/>
                <w:sz w:val="24"/>
                <w:szCs w:val="24"/>
              </w:rPr>
            </w:rPrChange>
          </w:rPr>
          <w:t>Capacitate:</w:t>
        </w:r>
      </w:ins>
      <w:ins w:id="450" w:author="Allanur Yakubov" w:date="2024-05-13T01:02:00Z">
        <w:r w:rsidRPr="00865088">
          <w:rPr>
            <w:rFonts w:ascii="Times New Roman" w:hAnsi="Times New Roman" w:cs="Times New Roman"/>
            <w:color w:val="FF0000"/>
            <w:sz w:val="24"/>
            <w:szCs w:val="24"/>
            <w:rPrChange w:id="451" w:author="Allanur Yakubov" w:date="2024-05-13T01:06:00Z">
              <w:rPr>
                <w:rFonts w:ascii="Times New Roman" w:hAnsi="Times New Roman" w:cs="Times New Roman"/>
                <w:sz w:val="24"/>
                <w:szCs w:val="24"/>
              </w:rPr>
            </w:rPrChange>
          </w:rPr>
          <w:t xml:space="preserve"> </w:t>
        </w:r>
        <w:r w:rsidRPr="00692A10">
          <w:rPr>
            <w:rFonts w:ascii="Times New Roman" w:hAnsi="Times New Roman" w:cs="Times New Roman"/>
            <w:sz w:val="24"/>
            <w:szCs w:val="24"/>
          </w:rPr>
          <w:t xml:space="preserve">variabilă de tip </w:t>
        </w:r>
        <w:r>
          <w:rPr>
            <w:rFonts w:ascii="Times New Roman" w:hAnsi="Times New Roman" w:cs="Times New Roman"/>
            <w:sz w:val="24"/>
            <w:szCs w:val="24"/>
          </w:rPr>
          <w:t>numar</w:t>
        </w:r>
      </w:ins>
      <w:ins w:id="452" w:author="Allanur Yakubov" w:date="2024-05-13T01:03:00Z">
        <w:r>
          <w:rPr>
            <w:rFonts w:ascii="Times New Roman" w:hAnsi="Times New Roman" w:cs="Times New Roman"/>
            <w:sz w:val="24"/>
            <w:szCs w:val="24"/>
          </w:rPr>
          <w:t>,</w:t>
        </w:r>
        <w:r w:rsidRPr="00865088">
          <w:rPr>
            <w:rFonts w:ascii="Times New Roman" w:hAnsi="Times New Roman" w:cs="Times New Roman"/>
            <w:sz w:val="24"/>
            <w:szCs w:val="24"/>
          </w:rPr>
          <w:t xml:space="preserve"> </w:t>
        </w:r>
        <w:r w:rsidRPr="00692A10">
          <w:rPr>
            <w:rFonts w:ascii="Times New Roman" w:hAnsi="Times New Roman" w:cs="Times New Roman"/>
            <w:sz w:val="24"/>
            <w:szCs w:val="24"/>
          </w:rPr>
          <w:t xml:space="preserve">de lungime maximă </w:t>
        </w:r>
      </w:ins>
      <w:ins w:id="453" w:author="Allanur Yakubov" w:date="2024-05-13T01:04:00Z">
        <w:r>
          <w:rPr>
            <w:rFonts w:ascii="Times New Roman" w:hAnsi="Times New Roman" w:cs="Times New Roman"/>
            <w:sz w:val="24"/>
            <w:szCs w:val="24"/>
          </w:rPr>
          <w:t>2,</w:t>
        </w:r>
      </w:ins>
      <w:ins w:id="454" w:author="Allanur Yakubov" w:date="2024-05-13T01:05:00Z">
        <w:r w:rsidRPr="00865088">
          <w:rPr>
            <w:rFonts w:ascii="Times New Roman" w:hAnsi="Times New Roman" w:cs="Times New Roman"/>
            <w:sz w:val="24"/>
            <w:szCs w:val="24"/>
          </w:rPr>
          <w:t xml:space="preserve"> </w:t>
        </w:r>
        <w:r>
          <w:rPr>
            <w:rFonts w:ascii="Times New Roman" w:hAnsi="Times New Roman" w:cs="Times New Roman"/>
            <w:sz w:val="24"/>
            <w:szCs w:val="24"/>
          </w:rPr>
          <w:t>care reprezintă capacitatea grupei.</w:t>
        </w:r>
      </w:ins>
      <w:ins w:id="455" w:author="Allanur Yakubov" w:date="2024-05-13T01:06:00Z">
        <w:r w:rsidRPr="00865088">
          <w:rPr>
            <w:rFonts w:ascii="Times New Roman" w:hAnsi="Times New Roman" w:cs="Times New Roman"/>
            <w:sz w:val="24"/>
            <w:szCs w:val="24"/>
          </w:rPr>
          <w:t xml:space="preserve"> </w:t>
        </w:r>
        <w:r w:rsidRPr="00692A10">
          <w:rPr>
            <w:rFonts w:ascii="Times New Roman" w:hAnsi="Times New Roman" w:cs="Times New Roman"/>
            <w:sz w:val="24"/>
            <w:szCs w:val="24"/>
          </w:rPr>
          <w:t xml:space="preserve">; </w:t>
        </w:r>
        <w:proofErr w:type="spellStart"/>
        <w:r w:rsidRPr="00692A10">
          <w:rPr>
            <w:rFonts w:ascii="Times New Roman" w:hAnsi="Times New Roman" w:cs="Times New Roman"/>
            <w:sz w:val="24"/>
            <w:szCs w:val="24"/>
            <w:lang w:val="en-GB"/>
          </w:rPr>
          <w:t>valoarea</w:t>
        </w:r>
        <w:proofErr w:type="spellEnd"/>
        <w:r w:rsidRPr="00692A10">
          <w:rPr>
            <w:rFonts w:ascii="Times New Roman" w:hAnsi="Times New Roman" w:cs="Times New Roman"/>
            <w:sz w:val="24"/>
            <w:szCs w:val="24"/>
            <w:lang w:val="en-GB"/>
          </w:rPr>
          <w:t xml:space="preserve"> </w:t>
        </w:r>
        <w:proofErr w:type="spellStart"/>
        <w:r w:rsidRPr="00692A10">
          <w:rPr>
            <w:rFonts w:ascii="Times New Roman" w:hAnsi="Times New Roman" w:cs="Times New Roman"/>
            <w:sz w:val="24"/>
            <w:szCs w:val="24"/>
            <w:lang w:val="en-GB"/>
          </w:rPr>
          <w:t>acestui</w:t>
        </w:r>
        <w:proofErr w:type="spellEnd"/>
        <w:r w:rsidRPr="00692A10">
          <w:rPr>
            <w:rFonts w:ascii="Times New Roman" w:hAnsi="Times New Roman" w:cs="Times New Roman"/>
            <w:sz w:val="24"/>
            <w:szCs w:val="24"/>
            <w:lang w:val="en-GB"/>
          </w:rPr>
          <w:t xml:space="preserve"> </w:t>
        </w:r>
        <w:proofErr w:type="spellStart"/>
        <w:r w:rsidRPr="00692A10">
          <w:rPr>
            <w:rFonts w:ascii="Times New Roman" w:hAnsi="Times New Roman" w:cs="Times New Roman"/>
            <w:sz w:val="24"/>
            <w:szCs w:val="24"/>
            <w:lang w:val="en-GB"/>
          </w:rPr>
          <w:t>atribut</w:t>
        </w:r>
        <w:proofErr w:type="spellEnd"/>
        <w:r w:rsidRPr="00692A10">
          <w:rPr>
            <w:rFonts w:ascii="Times New Roman" w:hAnsi="Times New Roman" w:cs="Times New Roman"/>
            <w:sz w:val="24"/>
            <w:szCs w:val="24"/>
            <w:lang w:val="en-GB"/>
          </w:rPr>
          <w:t xml:space="preserve"> </w:t>
        </w:r>
        <w:proofErr w:type="spellStart"/>
        <w:r w:rsidRPr="00692A10">
          <w:rPr>
            <w:rFonts w:ascii="Times New Roman" w:hAnsi="Times New Roman" w:cs="Times New Roman"/>
            <w:sz w:val="24"/>
            <w:szCs w:val="24"/>
            <w:lang w:val="en-GB"/>
          </w:rPr>
          <w:t>trebuie</w:t>
        </w:r>
        <w:proofErr w:type="spellEnd"/>
        <w:r w:rsidRPr="00692A10">
          <w:rPr>
            <w:rFonts w:ascii="Times New Roman" w:hAnsi="Times New Roman" w:cs="Times New Roman"/>
            <w:sz w:val="24"/>
            <w:szCs w:val="24"/>
            <w:lang w:val="en-GB"/>
          </w:rPr>
          <w:t xml:space="preserve"> </w:t>
        </w:r>
        <w:proofErr w:type="spellStart"/>
        <w:r w:rsidRPr="00692A10">
          <w:rPr>
            <w:rFonts w:ascii="Times New Roman" w:hAnsi="Times New Roman" w:cs="Times New Roman"/>
            <w:sz w:val="24"/>
            <w:szCs w:val="24"/>
            <w:lang w:val="en-GB"/>
          </w:rPr>
          <w:t>să</w:t>
        </w:r>
        <w:proofErr w:type="spellEnd"/>
        <w:r w:rsidRPr="00692A10">
          <w:rPr>
            <w:rFonts w:ascii="Times New Roman" w:hAnsi="Times New Roman" w:cs="Times New Roman"/>
            <w:sz w:val="24"/>
            <w:szCs w:val="24"/>
            <w:lang w:val="en-GB"/>
          </w:rPr>
          <w:t xml:space="preserve"> fie </w:t>
        </w:r>
        <w:proofErr w:type="spellStart"/>
        <w:r w:rsidRPr="00692A10">
          <w:rPr>
            <w:rFonts w:ascii="Times New Roman" w:hAnsi="Times New Roman" w:cs="Times New Roman"/>
            <w:sz w:val="24"/>
            <w:szCs w:val="24"/>
            <w:lang w:val="en-GB"/>
          </w:rPr>
          <w:t>diferită</w:t>
        </w:r>
        <w:proofErr w:type="spellEnd"/>
        <w:r w:rsidRPr="00692A10">
          <w:rPr>
            <w:rFonts w:ascii="Times New Roman" w:hAnsi="Times New Roman" w:cs="Times New Roman"/>
            <w:sz w:val="24"/>
            <w:szCs w:val="24"/>
            <w:lang w:val="en-GB"/>
          </w:rPr>
          <w:t xml:space="preserve"> de NULL</w:t>
        </w:r>
        <w:r>
          <w:rPr>
            <w:rFonts w:ascii="Times New Roman" w:hAnsi="Times New Roman" w:cs="Times New Roman"/>
            <w:sz w:val="24"/>
            <w:szCs w:val="24"/>
            <w:lang w:val="en-GB"/>
          </w:rPr>
          <w:t>.</w:t>
        </w:r>
      </w:ins>
    </w:p>
    <w:p w14:paraId="10FC4B3F" w14:textId="77777777" w:rsidR="00D939E3" w:rsidRPr="006D1C28" w:rsidRDefault="00D939E3">
      <w:pPr>
        <w:pStyle w:val="NoSpacing"/>
        <w:spacing w:line="276" w:lineRule="auto"/>
        <w:jc w:val="both"/>
        <w:rPr>
          <w:ins w:id="456" w:author="Allanur Yakubov" w:date="2024-05-13T01:20:00Z"/>
          <w:rFonts w:ascii="Times New Roman" w:hAnsi="Times New Roman" w:cs="Times New Roman"/>
          <w:sz w:val="24"/>
          <w:szCs w:val="24"/>
          <w:rPrChange w:id="457" w:author="Allanur Yakubov" w:date="2024-05-13T01:21:00Z">
            <w:rPr>
              <w:ins w:id="458" w:author="Allanur Yakubov" w:date="2024-05-13T01:20:00Z"/>
              <w:rFonts w:ascii="Times New Roman" w:hAnsi="Times New Roman" w:cs="Times New Roman"/>
              <w:color w:val="FF0000"/>
              <w:sz w:val="24"/>
              <w:szCs w:val="24"/>
            </w:rPr>
          </w:rPrChange>
        </w:rPr>
      </w:pPr>
    </w:p>
    <w:p w14:paraId="39DF5833" w14:textId="77777777" w:rsidR="00D939E3" w:rsidRPr="0017002A" w:rsidRDefault="00D939E3" w:rsidP="00D939E3">
      <w:pPr>
        <w:pStyle w:val="NoSpacing"/>
        <w:spacing w:line="276" w:lineRule="auto"/>
        <w:jc w:val="both"/>
        <w:rPr>
          <w:ins w:id="459" w:author="Allanur Yakubov" w:date="2024-05-13T00:50:00Z"/>
          <w:rFonts w:ascii="Times New Roman" w:hAnsi="Times New Roman" w:cs="Times New Roman"/>
          <w:sz w:val="24"/>
          <w:szCs w:val="24"/>
        </w:rPr>
      </w:pPr>
    </w:p>
    <w:p w14:paraId="48476BBA" w14:textId="7146C29C" w:rsidR="00D939E3" w:rsidRDefault="00E32A1A" w:rsidP="00D939E3">
      <w:pPr>
        <w:pStyle w:val="NoSpacing"/>
        <w:spacing w:line="276" w:lineRule="auto"/>
        <w:jc w:val="both"/>
        <w:rPr>
          <w:ins w:id="460" w:author="Allanur Yakubov" w:date="2024-05-13T01:30:00Z"/>
          <w:rFonts w:ascii="Times New Roman" w:hAnsi="Times New Roman" w:cs="Times New Roman"/>
          <w:color w:val="FF0000"/>
          <w:sz w:val="24"/>
          <w:szCs w:val="24"/>
        </w:rPr>
      </w:pPr>
      <w:r>
        <w:rPr>
          <w:rFonts w:ascii="Times New Roman" w:hAnsi="Times New Roman" w:cs="Times New Roman"/>
          <w:sz w:val="24"/>
          <w:szCs w:val="24"/>
        </w:rPr>
        <w:t>5</w:t>
      </w:r>
      <w:ins w:id="461" w:author="Allanur Yakubov" w:date="2024-05-13T01:28:00Z">
        <w:r w:rsidR="00D939E3">
          <w:rPr>
            <w:rFonts w:ascii="Times New Roman" w:hAnsi="Times New Roman" w:cs="Times New Roman"/>
            <w:sz w:val="24"/>
            <w:szCs w:val="24"/>
          </w:rPr>
          <w:t>.</w:t>
        </w:r>
      </w:ins>
      <w:ins w:id="462" w:author="Allanur Yakubov" w:date="2024-05-13T01:30:00Z">
        <w:r w:rsidR="00D939E3" w:rsidRPr="00807B51">
          <w:rPr>
            <w:rFonts w:ascii="Times New Roman" w:hAnsi="Times New Roman" w:cs="Times New Roman"/>
            <w:sz w:val="24"/>
            <w:szCs w:val="24"/>
          </w:rPr>
          <w:t xml:space="preserve"> </w:t>
        </w:r>
        <w:r w:rsidR="00D939E3">
          <w:rPr>
            <w:rFonts w:ascii="Times New Roman" w:hAnsi="Times New Roman" w:cs="Times New Roman"/>
            <w:sz w:val="24"/>
            <w:szCs w:val="24"/>
          </w:rPr>
          <w:t xml:space="preserve">Atributele entității </w:t>
        </w:r>
        <w:r w:rsidR="00D939E3" w:rsidRPr="00807B51">
          <w:rPr>
            <w:rFonts w:ascii="Times New Roman" w:hAnsi="Times New Roman" w:cs="Times New Roman"/>
            <w:color w:val="FF0000"/>
            <w:sz w:val="24"/>
            <w:szCs w:val="24"/>
            <w:rPrChange w:id="463" w:author="Allanur Yakubov" w:date="2024-05-13T01:30:00Z">
              <w:rPr>
                <w:rFonts w:ascii="Times New Roman" w:hAnsi="Times New Roman" w:cs="Times New Roman"/>
                <w:sz w:val="24"/>
                <w:szCs w:val="24"/>
              </w:rPr>
            </w:rPrChange>
          </w:rPr>
          <w:t>Angajat</w:t>
        </w:r>
        <w:r w:rsidR="00D939E3">
          <w:rPr>
            <w:rFonts w:ascii="Times New Roman" w:hAnsi="Times New Roman" w:cs="Times New Roman"/>
            <w:color w:val="FF0000"/>
            <w:sz w:val="24"/>
            <w:szCs w:val="24"/>
          </w:rPr>
          <w:t>:</w:t>
        </w:r>
      </w:ins>
    </w:p>
    <w:p w14:paraId="76FC982E" w14:textId="77777777" w:rsidR="00D939E3" w:rsidRPr="00E47641" w:rsidRDefault="00D939E3">
      <w:pPr>
        <w:pStyle w:val="NoSpacing"/>
        <w:spacing w:line="276" w:lineRule="auto"/>
        <w:ind w:left="720"/>
        <w:jc w:val="both"/>
        <w:rPr>
          <w:ins w:id="464" w:author="Allanur Yakubov" w:date="2024-05-13T01:31:00Z"/>
          <w:rFonts w:ascii="Times New Roman" w:hAnsi="Times New Roman" w:cs="Times New Roman"/>
          <w:sz w:val="24"/>
          <w:szCs w:val="24"/>
          <w:rPrChange w:id="465" w:author="Allanur Yakubov" w:date="2024-05-13T01:45:00Z">
            <w:rPr>
              <w:ins w:id="466" w:author="Allanur Yakubov" w:date="2024-05-13T01:31:00Z"/>
              <w:rFonts w:ascii="Times New Roman" w:hAnsi="Times New Roman" w:cs="Times New Roman"/>
              <w:color w:val="FF0000"/>
              <w:sz w:val="24"/>
              <w:szCs w:val="24"/>
            </w:rPr>
          </w:rPrChange>
        </w:rPr>
        <w:pPrChange w:id="467" w:author="Allanur Yakubov" w:date="2024-05-13T01:45:00Z">
          <w:pPr>
            <w:pStyle w:val="NoSpacing"/>
            <w:spacing w:line="276" w:lineRule="auto"/>
            <w:ind w:firstLine="720"/>
            <w:jc w:val="both"/>
          </w:pPr>
        </w:pPrChange>
      </w:pPr>
      <w:ins w:id="468" w:author="Allanur Yakubov" w:date="2024-05-13T01:30:00Z">
        <w:r w:rsidRPr="0017002A">
          <w:rPr>
            <w:rFonts w:ascii="Times New Roman" w:hAnsi="Times New Roman" w:cs="Times New Roman"/>
            <w:color w:val="FF0000"/>
            <w:sz w:val="24"/>
            <w:szCs w:val="24"/>
          </w:rPr>
          <w:t>I</w:t>
        </w:r>
        <w:r w:rsidRPr="00807B51">
          <w:rPr>
            <w:rFonts w:ascii="Times New Roman" w:hAnsi="Times New Roman" w:cs="Times New Roman"/>
            <w:color w:val="FF0000"/>
            <w:sz w:val="24"/>
            <w:szCs w:val="24"/>
          </w:rPr>
          <w:t>d_angajat</w:t>
        </w:r>
      </w:ins>
      <w:ins w:id="469" w:author="Allanur Yakubov" w:date="2024-05-13T01:31:00Z">
        <w:r>
          <w:rPr>
            <w:rFonts w:ascii="Times New Roman" w:hAnsi="Times New Roman" w:cs="Times New Roman"/>
            <w:color w:val="FF0000"/>
            <w:sz w:val="24"/>
            <w:szCs w:val="24"/>
          </w:rPr>
          <w:t>:</w:t>
        </w:r>
      </w:ins>
      <w:ins w:id="470" w:author="Allanur Yakubov" w:date="2024-05-13T01:32:00Z">
        <w:r w:rsidRPr="001C1C5A">
          <w:rPr>
            <w:rFonts w:ascii="Times New Roman" w:hAnsi="Times New Roman" w:cs="Times New Roman"/>
            <w:sz w:val="24"/>
            <w:szCs w:val="24"/>
          </w:rPr>
          <w:t xml:space="preserve"> </w:t>
        </w:r>
        <w:r w:rsidRPr="00692A10">
          <w:rPr>
            <w:rFonts w:ascii="Times New Roman" w:hAnsi="Times New Roman" w:cs="Times New Roman"/>
            <w:sz w:val="24"/>
            <w:szCs w:val="24"/>
          </w:rPr>
          <w:t>variabilă de tip</w:t>
        </w:r>
      </w:ins>
      <w:r>
        <w:rPr>
          <w:rFonts w:ascii="Times New Roman" w:hAnsi="Times New Roman" w:cs="Times New Roman"/>
          <w:sz w:val="24"/>
          <w:szCs w:val="24"/>
        </w:rPr>
        <w:t xml:space="preserve"> numar </w:t>
      </w:r>
      <w:ins w:id="471" w:author="Allanur Yakubov" w:date="2024-05-13T01:32:00Z">
        <w:r w:rsidRPr="00692A10">
          <w:rPr>
            <w:rFonts w:ascii="Times New Roman" w:hAnsi="Times New Roman" w:cs="Times New Roman"/>
            <w:sz w:val="24"/>
            <w:szCs w:val="24"/>
          </w:rPr>
          <w:t>, de lungime maximă 5</w:t>
        </w:r>
        <w:r>
          <w:rPr>
            <w:rFonts w:ascii="Times New Roman" w:hAnsi="Times New Roman" w:cs="Times New Roman"/>
            <w:sz w:val="24"/>
            <w:szCs w:val="24"/>
          </w:rPr>
          <w:t>, care reprezintă id_ul(codul)activitatei; E cheia primară a entități și are valoare obligatorie și unică.</w:t>
        </w:r>
      </w:ins>
    </w:p>
    <w:p w14:paraId="53672634" w14:textId="77777777" w:rsidR="00D939E3" w:rsidRDefault="00D939E3">
      <w:pPr>
        <w:pStyle w:val="NoSpacing"/>
        <w:spacing w:line="276" w:lineRule="auto"/>
        <w:ind w:left="720"/>
        <w:jc w:val="both"/>
        <w:rPr>
          <w:ins w:id="472" w:author="Allanur Yakubov" w:date="2024-05-13T01:31:00Z"/>
          <w:rFonts w:ascii="Times New Roman" w:hAnsi="Times New Roman" w:cs="Times New Roman"/>
          <w:color w:val="FF0000"/>
          <w:sz w:val="24"/>
          <w:szCs w:val="24"/>
        </w:rPr>
        <w:pPrChange w:id="473" w:author="Allanur Yakubov" w:date="2024-05-13T01:32:00Z">
          <w:pPr>
            <w:pStyle w:val="NoSpacing"/>
            <w:spacing w:line="276" w:lineRule="auto"/>
            <w:ind w:firstLine="720"/>
            <w:jc w:val="both"/>
          </w:pPr>
        </w:pPrChange>
      </w:pPr>
      <w:ins w:id="474" w:author="Allanur Yakubov" w:date="2024-05-13T01:31:00Z">
        <w:r>
          <w:rPr>
            <w:rFonts w:ascii="Times New Roman" w:hAnsi="Times New Roman" w:cs="Times New Roman"/>
            <w:color w:val="FF0000"/>
            <w:sz w:val="24"/>
            <w:szCs w:val="24"/>
          </w:rPr>
          <w:t>Nume:</w:t>
        </w:r>
      </w:ins>
      <w:ins w:id="475" w:author="Allanur Yakubov" w:date="2024-05-13T01:32:00Z">
        <w:r w:rsidRPr="001C1C5A">
          <w:rPr>
            <w:rFonts w:ascii="Times New Roman" w:hAnsi="Times New Roman" w:cs="Times New Roman"/>
            <w:sz w:val="24"/>
            <w:szCs w:val="24"/>
          </w:rPr>
          <w:t xml:space="preserve"> </w:t>
        </w:r>
        <w:r>
          <w:rPr>
            <w:rFonts w:ascii="Times New Roman" w:hAnsi="Times New Roman" w:cs="Times New Roman"/>
            <w:sz w:val="24"/>
            <w:szCs w:val="24"/>
          </w:rPr>
          <w:t>variablă de tip caracter, de lungime maxima 30,care reprezintă nume angajatului;valoare acestui atribut trebuie sa fie diferite de NULL</w:t>
        </w:r>
      </w:ins>
    </w:p>
    <w:p w14:paraId="37317EB8" w14:textId="77777777" w:rsidR="00D939E3" w:rsidRDefault="00D939E3">
      <w:pPr>
        <w:pStyle w:val="NoSpacing"/>
        <w:spacing w:line="276" w:lineRule="auto"/>
        <w:ind w:left="720"/>
        <w:jc w:val="both"/>
        <w:rPr>
          <w:ins w:id="476" w:author="Allanur Yakubov" w:date="2024-05-13T01:31:00Z"/>
          <w:rFonts w:ascii="Times New Roman" w:hAnsi="Times New Roman" w:cs="Times New Roman"/>
          <w:color w:val="FF0000"/>
          <w:sz w:val="24"/>
          <w:szCs w:val="24"/>
        </w:rPr>
        <w:pPrChange w:id="477" w:author="Allanur Yakubov" w:date="2024-05-13T01:33:00Z">
          <w:pPr>
            <w:pStyle w:val="NoSpacing"/>
            <w:spacing w:line="276" w:lineRule="auto"/>
            <w:ind w:firstLine="720"/>
            <w:jc w:val="both"/>
          </w:pPr>
        </w:pPrChange>
      </w:pPr>
      <w:ins w:id="478" w:author="Allanur Yakubov" w:date="2024-05-13T01:31:00Z">
        <w:r>
          <w:rPr>
            <w:rFonts w:ascii="Times New Roman" w:hAnsi="Times New Roman" w:cs="Times New Roman"/>
            <w:color w:val="FF0000"/>
            <w:sz w:val="24"/>
            <w:szCs w:val="24"/>
          </w:rPr>
          <w:t>Prenume:</w:t>
        </w:r>
      </w:ins>
      <w:ins w:id="479" w:author="Allanur Yakubov" w:date="2024-05-13T01:33:00Z">
        <w:r w:rsidRPr="001C1C5A">
          <w:rPr>
            <w:rFonts w:ascii="Times New Roman" w:hAnsi="Times New Roman" w:cs="Times New Roman"/>
            <w:sz w:val="24"/>
            <w:szCs w:val="24"/>
          </w:rPr>
          <w:t xml:space="preserve"> </w:t>
        </w:r>
        <w:r>
          <w:rPr>
            <w:rFonts w:ascii="Times New Roman" w:hAnsi="Times New Roman" w:cs="Times New Roman"/>
            <w:sz w:val="24"/>
            <w:szCs w:val="24"/>
          </w:rPr>
          <w:t>variablă de tip caracter, de lungime maxima 30,care reprezintă prenume angajatlui;valoare acestui atribut trebuie sa fie diferite de NULL</w:t>
        </w:r>
      </w:ins>
    </w:p>
    <w:p w14:paraId="00D72CEB" w14:textId="77777777" w:rsidR="00D939E3" w:rsidRDefault="00D939E3">
      <w:pPr>
        <w:pStyle w:val="NoSpacing"/>
        <w:spacing w:line="276" w:lineRule="auto"/>
        <w:ind w:left="720"/>
        <w:jc w:val="both"/>
        <w:rPr>
          <w:ins w:id="480" w:author="Allanur Yakubov" w:date="2024-05-13T01:31:00Z"/>
          <w:rFonts w:ascii="Times New Roman" w:hAnsi="Times New Roman" w:cs="Times New Roman"/>
          <w:color w:val="FF0000"/>
          <w:sz w:val="24"/>
          <w:szCs w:val="24"/>
        </w:rPr>
        <w:pPrChange w:id="481" w:author="Allanur Yakubov" w:date="2024-05-13T01:33:00Z">
          <w:pPr>
            <w:pStyle w:val="NoSpacing"/>
            <w:spacing w:line="276" w:lineRule="auto"/>
            <w:ind w:firstLine="720"/>
            <w:jc w:val="both"/>
          </w:pPr>
        </w:pPrChange>
      </w:pPr>
      <w:ins w:id="482" w:author="Allanur Yakubov" w:date="2024-05-13T01:31:00Z">
        <w:r>
          <w:rPr>
            <w:rFonts w:ascii="Times New Roman" w:hAnsi="Times New Roman" w:cs="Times New Roman"/>
            <w:color w:val="FF0000"/>
            <w:sz w:val="24"/>
            <w:szCs w:val="24"/>
          </w:rPr>
          <w:t>Mail:</w:t>
        </w:r>
      </w:ins>
      <w:ins w:id="483" w:author="Allanur Yakubov" w:date="2024-05-13T01:33:00Z">
        <w:r w:rsidRPr="001C1C5A">
          <w:rPr>
            <w:rFonts w:ascii="Times New Roman" w:hAnsi="Times New Roman" w:cs="Times New Roman"/>
            <w:color w:val="C00000"/>
            <w:sz w:val="24"/>
            <w:szCs w:val="24"/>
          </w:rPr>
          <w:t xml:space="preserve"> </w:t>
        </w:r>
        <w:r w:rsidRPr="00692A10">
          <w:rPr>
            <w:rFonts w:ascii="Times New Roman" w:hAnsi="Times New Roman" w:cs="Times New Roman"/>
            <w:color w:val="C00000"/>
            <w:sz w:val="24"/>
            <w:szCs w:val="24"/>
          </w:rPr>
          <w:t>:</w:t>
        </w:r>
        <w:r w:rsidRPr="00692A10">
          <w:rPr>
            <w:rFonts w:ascii="Times New Roman" w:hAnsi="Times New Roman" w:cs="Times New Roman"/>
            <w:sz w:val="24"/>
            <w:szCs w:val="24"/>
          </w:rPr>
          <w:t xml:space="preserve"> variabilă de tip caracter, de lungime maximă 50, care reprezintă adresa de mail a unei</w:t>
        </w:r>
      </w:ins>
      <w:ins w:id="484" w:author="Allanur Yakubov" w:date="2024-05-13T01:34:00Z">
        <w:r>
          <w:rPr>
            <w:rFonts w:ascii="Times New Roman" w:hAnsi="Times New Roman" w:cs="Times New Roman"/>
            <w:sz w:val="24"/>
            <w:szCs w:val="24"/>
          </w:rPr>
          <w:t xml:space="preserve"> angajatului</w:t>
        </w:r>
      </w:ins>
      <w:ins w:id="485" w:author="Allanur Yakubov" w:date="2024-05-13T01:33:00Z">
        <w:r>
          <w:rPr>
            <w:rFonts w:ascii="Times New Roman" w:hAnsi="Times New Roman" w:cs="Times New Roman"/>
            <w:sz w:val="24"/>
            <w:szCs w:val="24"/>
          </w:rPr>
          <w:t>;</w:t>
        </w:r>
        <w:r w:rsidRPr="002D2377">
          <w:rPr>
            <w:rFonts w:ascii="Times New Roman" w:hAnsi="Times New Roman" w:cs="Times New Roman"/>
            <w:sz w:val="24"/>
            <w:szCs w:val="24"/>
          </w:rPr>
          <w:t xml:space="preserve"> </w:t>
        </w:r>
        <w:r>
          <w:rPr>
            <w:rFonts w:ascii="Times New Roman" w:hAnsi="Times New Roman" w:cs="Times New Roman"/>
            <w:sz w:val="24"/>
            <w:szCs w:val="24"/>
          </w:rPr>
          <w:t>valoare acestui atribut trebuie sa fie diferite de NULL</w:t>
        </w:r>
      </w:ins>
    </w:p>
    <w:p w14:paraId="59E2DF34" w14:textId="67B19A6C" w:rsidR="00D939E3" w:rsidRDefault="00D939E3">
      <w:pPr>
        <w:pStyle w:val="NoSpacing"/>
        <w:spacing w:line="276" w:lineRule="auto"/>
        <w:ind w:left="720"/>
        <w:jc w:val="both"/>
        <w:rPr>
          <w:rFonts w:ascii="Times New Roman" w:hAnsi="Times New Roman" w:cs="Times New Roman"/>
          <w:sz w:val="24"/>
          <w:szCs w:val="24"/>
        </w:rPr>
      </w:pPr>
      <w:ins w:id="486" w:author="Allanur Yakubov" w:date="2024-05-13T01:31:00Z">
        <w:r>
          <w:rPr>
            <w:rFonts w:ascii="Times New Roman" w:hAnsi="Times New Roman" w:cs="Times New Roman"/>
            <w:color w:val="FF0000"/>
            <w:sz w:val="24"/>
            <w:szCs w:val="24"/>
          </w:rPr>
          <w:t>Telefon:</w:t>
        </w:r>
      </w:ins>
      <w:ins w:id="487" w:author="Allanur Yakubov" w:date="2024-05-13T01:34:00Z">
        <w:r>
          <w:rPr>
            <w:rFonts w:ascii="Times New Roman" w:hAnsi="Times New Roman" w:cs="Times New Roman"/>
            <w:color w:val="FF0000"/>
            <w:sz w:val="24"/>
            <w:szCs w:val="24"/>
          </w:rPr>
          <w:t xml:space="preserve"> </w:t>
        </w:r>
        <w:r w:rsidRPr="00692A10">
          <w:rPr>
            <w:rFonts w:ascii="Times New Roman" w:hAnsi="Times New Roman" w:cs="Times New Roman"/>
            <w:sz w:val="24"/>
            <w:szCs w:val="24"/>
          </w:rPr>
          <w:t>variabilă de tip</w:t>
        </w:r>
        <w:r>
          <w:rPr>
            <w:rFonts w:ascii="Times New Roman" w:hAnsi="Times New Roman" w:cs="Times New Roman"/>
            <w:sz w:val="24"/>
            <w:szCs w:val="24"/>
          </w:rPr>
          <w:t xml:space="preserve"> numar</w:t>
        </w:r>
        <w:r w:rsidRPr="00692A10">
          <w:rPr>
            <w:rFonts w:ascii="Times New Roman" w:hAnsi="Times New Roman" w:cs="Times New Roman"/>
            <w:sz w:val="24"/>
            <w:szCs w:val="24"/>
          </w:rPr>
          <w:t xml:space="preserve">, de lungime 10, care reprezintă numărul de telefon al </w:t>
        </w:r>
        <w:r>
          <w:rPr>
            <w:rFonts w:ascii="Times New Roman" w:hAnsi="Times New Roman" w:cs="Times New Roman"/>
            <w:sz w:val="24"/>
            <w:szCs w:val="24"/>
          </w:rPr>
          <w:t xml:space="preserve"> anagjatlui;</w:t>
        </w:r>
        <w:r w:rsidRPr="00EC65F1">
          <w:rPr>
            <w:rFonts w:ascii="Times New Roman" w:hAnsi="Times New Roman" w:cs="Times New Roman"/>
            <w:sz w:val="24"/>
            <w:szCs w:val="24"/>
          </w:rPr>
          <w:t xml:space="preserve"> </w:t>
        </w:r>
        <w:r>
          <w:rPr>
            <w:rFonts w:ascii="Times New Roman" w:hAnsi="Times New Roman" w:cs="Times New Roman"/>
            <w:sz w:val="24"/>
            <w:szCs w:val="24"/>
          </w:rPr>
          <w:t>valoare acestui atribut trebuie sa fie diferite de NULL</w:t>
        </w:r>
      </w:ins>
    </w:p>
    <w:p w14:paraId="237E1620" w14:textId="2D80F1DF" w:rsidR="007B0755" w:rsidRPr="007B0755" w:rsidRDefault="007B0755" w:rsidP="007B0755">
      <w:pPr>
        <w:pStyle w:val="NoSpacing"/>
        <w:spacing w:line="276" w:lineRule="auto"/>
        <w:ind w:left="720"/>
        <w:jc w:val="both"/>
        <w:rPr>
          <w:ins w:id="488" w:author="Allanur Yakubov" w:date="2024-05-13T01:31:00Z"/>
          <w:rFonts w:ascii="Times New Roman" w:hAnsi="Times New Roman" w:cs="Times New Roman"/>
          <w:sz w:val="24"/>
          <w:szCs w:val="24"/>
        </w:rPr>
      </w:pPr>
      <w:r>
        <w:rPr>
          <w:rFonts w:ascii="Times New Roman" w:hAnsi="Times New Roman" w:cs="Times New Roman"/>
          <w:color w:val="FF0000"/>
          <w:sz w:val="24"/>
          <w:szCs w:val="24"/>
        </w:rPr>
        <w:t>Poziția:</w:t>
      </w:r>
      <w:r>
        <w:rPr>
          <w:rFonts w:ascii="Times New Roman" w:hAnsi="Times New Roman" w:cs="Times New Roman"/>
          <w:sz w:val="24"/>
          <w:szCs w:val="24"/>
        </w:rPr>
        <w:t>variablă de tip caracter, de lungime 30,care reprezintă poziția angajatului,</w:t>
      </w:r>
      <w:r w:rsidRPr="007B0755">
        <w:rPr>
          <w:rFonts w:ascii="Times New Roman" w:hAnsi="Times New Roman" w:cs="Times New Roman"/>
          <w:sz w:val="24"/>
          <w:szCs w:val="24"/>
        </w:rPr>
        <w:t xml:space="preserve"> </w:t>
      </w:r>
      <w:ins w:id="489" w:author="Allanur Yakubov" w:date="2024-05-13T01:34:00Z">
        <w:r>
          <w:rPr>
            <w:rFonts w:ascii="Times New Roman" w:hAnsi="Times New Roman" w:cs="Times New Roman"/>
            <w:sz w:val="24"/>
            <w:szCs w:val="24"/>
          </w:rPr>
          <w:t>valoare acestui atribut trebuie sa fie diferite de NULL</w:t>
        </w:r>
      </w:ins>
    </w:p>
    <w:p w14:paraId="7E201D5E" w14:textId="77777777" w:rsidR="00D939E3" w:rsidRDefault="00D939E3" w:rsidP="00D939E3">
      <w:pPr>
        <w:pStyle w:val="NoSpacing"/>
        <w:spacing w:line="276" w:lineRule="auto"/>
        <w:jc w:val="both"/>
        <w:rPr>
          <w:ins w:id="490" w:author="Allanur Yakubov" w:date="2024-05-13T01:43:00Z"/>
          <w:rFonts w:ascii="Times New Roman" w:hAnsi="Times New Roman" w:cs="Times New Roman"/>
          <w:sz w:val="24"/>
          <w:szCs w:val="24"/>
        </w:rPr>
      </w:pPr>
    </w:p>
    <w:p w14:paraId="55467AB9" w14:textId="09D3C090" w:rsidR="00D939E3" w:rsidRDefault="00D939E3" w:rsidP="00D939E3">
      <w:pPr>
        <w:pStyle w:val="NoSpacing"/>
        <w:spacing w:line="276" w:lineRule="auto"/>
        <w:ind w:left="720"/>
        <w:jc w:val="both"/>
        <w:rPr>
          <w:ins w:id="491" w:author="Allanur Yakubov" w:date="2024-05-13T01:49:00Z"/>
          <w:rFonts w:ascii="Times New Roman" w:hAnsi="Times New Roman" w:cs="Times New Roman"/>
          <w:sz w:val="24"/>
          <w:szCs w:val="24"/>
        </w:rPr>
      </w:pPr>
    </w:p>
    <w:p w14:paraId="576D5695" w14:textId="52184958" w:rsidR="00D939E3" w:rsidRDefault="0015089F" w:rsidP="00D939E3">
      <w:pPr>
        <w:pStyle w:val="NoSpacing"/>
        <w:spacing w:line="276" w:lineRule="auto"/>
        <w:jc w:val="both"/>
        <w:rPr>
          <w:ins w:id="492" w:author="Allanur Yakubov" w:date="2024-05-13T02:14:00Z"/>
          <w:rFonts w:ascii="Times New Roman" w:hAnsi="Times New Roman" w:cs="Times New Roman"/>
          <w:color w:val="FF0000"/>
          <w:sz w:val="24"/>
          <w:szCs w:val="24"/>
          <w:lang w:val="en-GB"/>
        </w:rPr>
      </w:pPr>
      <w:r>
        <w:rPr>
          <w:rFonts w:ascii="Times New Roman" w:hAnsi="Times New Roman" w:cs="Times New Roman"/>
          <w:sz w:val="24"/>
          <w:szCs w:val="24"/>
        </w:rPr>
        <w:t>6</w:t>
      </w:r>
      <w:ins w:id="493" w:author="Allanur Yakubov" w:date="2024-05-13T02:14:00Z">
        <w:r w:rsidR="00D939E3">
          <w:rPr>
            <w:rFonts w:ascii="Times New Roman" w:hAnsi="Times New Roman" w:cs="Times New Roman"/>
            <w:sz w:val="24"/>
            <w:szCs w:val="24"/>
          </w:rPr>
          <w:t>.</w:t>
        </w:r>
        <w:r w:rsidR="00D939E3" w:rsidRPr="0017002A">
          <w:rPr>
            <w:rFonts w:ascii="Times New Roman" w:hAnsi="Times New Roman" w:cs="Times New Roman"/>
            <w:sz w:val="24"/>
            <w:szCs w:val="24"/>
          </w:rPr>
          <w:t xml:space="preserve"> </w:t>
        </w:r>
        <w:r w:rsidR="00D939E3">
          <w:rPr>
            <w:rFonts w:ascii="Times New Roman" w:hAnsi="Times New Roman" w:cs="Times New Roman"/>
            <w:sz w:val="24"/>
            <w:szCs w:val="24"/>
          </w:rPr>
          <w:t xml:space="preserve">Atributele entității </w:t>
        </w:r>
        <w:proofErr w:type="spellStart"/>
        <w:r w:rsidR="00D939E3">
          <w:rPr>
            <w:rFonts w:ascii="Times New Roman" w:hAnsi="Times New Roman" w:cs="Times New Roman"/>
            <w:color w:val="FF0000"/>
            <w:sz w:val="24"/>
            <w:szCs w:val="24"/>
            <w:lang w:val="en-GB"/>
          </w:rPr>
          <w:t>Subiect</w:t>
        </w:r>
        <w:proofErr w:type="spellEnd"/>
        <w:r w:rsidR="00D939E3">
          <w:rPr>
            <w:rFonts w:ascii="Times New Roman" w:hAnsi="Times New Roman" w:cs="Times New Roman"/>
            <w:color w:val="FF0000"/>
            <w:sz w:val="24"/>
            <w:szCs w:val="24"/>
            <w:lang w:val="en-GB"/>
          </w:rPr>
          <w:t>:</w:t>
        </w:r>
      </w:ins>
    </w:p>
    <w:p w14:paraId="189F7962" w14:textId="77777777" w:rsidR="00D939E3" w:rsidRPr="0017002A" w:rsidRDefault="00D939E3">
      <w:pPr>
        <w:pStyle w:val="NoSpacing"/>
        <w:spacing w:line="276" w:lineRule="auto"/>
        <w:ind w:left="720"/>
        <w:jc w:val="both"/>
        <w:rPr>
          <w:ins w:id="494" w:author="Allanur Yakubov" w:date="2024-05-13T02:15:00Z"/>
          <w:rFonts w:ascii="Times New Roman" w:hAnsi="Times New Roman" w:cs="Times New Roman"/>
          <w:color w:val="FF0000"/>
          <w:sz w:val="24"/>
          <w:szCs w:val="24"/>
          <w:rPrChange w:id="495" w:author="Allanur Yakubov" w:date="2024-05-13T02:16:00Z">
            <w:rPr>
              <w:ins w:id="496" w:author="Allanur Yakubov" w:date="2024-05-13T02:15:00Z"/>
              <w:rFonts w:ascii="Times New Roman" w:hAnsi="Times New Roman" w:cs="Times New Roman"/>
              <w:color w:val="FF0000"/>
              <w:sz w:val="24"/>
              <w:szCs w:val="24"/>
              <w:lang w:val="en-GB"/>
            </w:rPr>
          </w:rPrChange>
        </w:rPr>
        <w:pPrChange w:id="497" w:author="Allanur Yakubov" w:date="2024-05-13T02:16:00Z">
          <w:pPr>
            <w:pStyle w:val="NoSpacing"/>
            <w:spacing w:line="276" w:lineRule="auto"/>
            <w:ind w:firstLine="720"/>
            <w:jc w:val="both"/>
          </w:pPr>
        </w:pPrChange>
      </w:pPr>
      <w:proofErr w:type="spellStart"/>
      <w:ins w:id="498" w:author="Allanur Yakubov" w:date="2024-05-13T02:14:00Z">
        <w:r>
          <w:rPr>
            <w:rFonts w:ascii="Times New Roman" w:hAnsi="Times New Roman" w:cs="Times New Roman"/>
            <w:color w:val="FF0000"/>
            <w:sz w:val="24"/>
            <w:szCs w:val="24"/>
            <w:lang w:val="en-GB"/>
          </w:rPr>
          <w:t>Id_subiect</w:t>
        </w:r>
      </w:ins>
      <w:proofErr w:type="spellEnd"/>
      <w:ins w:id="499" w:author="Allanur Yakubov" w:date="2024-05-13T02:15:00Z">
        <w:r>
          <w:rPr>
            <w:rFonts w:ascii="Times New Roman" w:hAnsi="Times New Roman" w:cs="Times New Roman"/>
            <w:color w:val="FF0000"/>
            <w:sz w:val="24"/>
            <w:szCs w:val="24"/>
            <w:lang w:val="en-GB"/>
          </w:rPr>
          <w:t>:</w:t>
        </w:r>
        <w:r w:rsidRPr="0017002A">
          <w:rPr>
            <w:rFonts w:ascii="Times New Roman" w:hAnsi="Times New Roman" w:cs="Times New Roman"/>
            <w:sz w:val="24"/>
            <w:szCs w:val="24"/>
          </w:rPr>
          <w:t xml:space="preserve"> </w:t>
        </w:r>
        <w:r w:rsidRPr="00692A10">
          <w:rPr>
            <w:rFonts w:ascii="Times New Roman" w:hAnsi="Times New Roman" w:cs="Times New Roman"/>
            <w:sz w:val="24"/>
            <w:szCs w:val="24"/>
          </w:rPr>
          <w:t>variabilă de tip</w:t>
        </w:r>
      </w:ins>
      <w:r>
        <w:rPr>
          <w:rFonts w:ascii="Times New Roman" w:hAnsi="Times New Roman" w:cs="Times New Roman"/>
          <w:sz w:val="24"/>
          <w:szCs w:val="24"/>
        </w:rPr>
        <w:t xml:space="preserve"> numar</w:t>
      </w:r>
      <w:ins w:id="500" w:author="Allanur Yakubov" w:date="2024-05-13T02:15:00Z">
        <w:r w:rsidRPr="00692A10">
          <w:rPr>
            <w:rFonts w:ascii="Times New Roman" w:hAnsi="Times New Roman" w:cs="Times New Roman"/>
            <w:sz w:val="24"/>
            <w:szCs w:val="24"/>
          </w:rPr>
          <w:t>, de lungime maximă 5</w:t>
        </w:r>
        <w:r>
          <w:rPr>
            <w:rFonts w:ascii="Times New Roman" w:hAnsi="Times New Roman" w:cs="Times New Roman"/>
            <w:sz w:val="24"/>
            <w:szCs w:val="24"/>
          </w:rPr>
          <w:t xml:space="preserve">, care reprezintă id_ul(codul) subiectei; E cheia primară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 și are valoare obligatorie și unică</w:t>
        </w:r>
      </w:ins>
    </w:p>
    <w:p w14:paraId="3900639E" w14:textId="77777777" w:rsidR="00D939E3" w:rsidRPr="00E47641" w:rsidRDefault="00D939E3">
      <w:pPr>
        <w:pStyle w:val="NoSpacing"/>
        <w:spacing w:line="276" w:lineRule="auto"/>
        <w:ind w:left="720"/>
        <w:jc w:val="both"/>
        <w:rPr>
          <w:ins w:id="501" w:author="Allanur Yakubov" w:date="2024-05-13T01:30:00Z"/>
          <w:rFonts w:ascii="Times New Roman" w:hAnsi="Times New Roman" w:cs="Times New Roman"/>
          <w:sz w:val="24"/>
          <w:szCs w:val="24"/>
          <w:rPrChange w:id="502" w:author="Allanur Yakubov" w:date="2024-05-13T01:48:00Z">
            <w:rPr>
              <w:ins w:id="503" w:author="Allanur Yakubov" w:date="2024-05-13T01:30:00Z"/>
              <w:rFonts w:ascii="Times New Roman" w:hAnsi="Times New Roman" w:cs="Times New Roman"/>
              <w:color w:val="FF0000"/>
              <w:sz w:val="24"/>
              <w:szCs w:val="24"/>
            </w:rPr>
          </w:rPrChange>
        </w:rPr>
        <w:pPrChange w:id="504" w:author="Allanur Yakubov" w:date="2024-05-13T02:15:00Z">
          <w:pPr>
            <w:pStyle w:val="NoSpacing"/>
            <w:spacing w:line="276" w:lineRule="auto"/>
            <w:jc w:val="both"/>
          </w:pPr>
        </w:pPrChange>
      </w:pPr>
      <w:proofErr w:type="spellStart"/>
      <w:ins w:id="505" w:author="Allanur Yakubov" w:date="2024-05-13T02:15:00Z">
        <w:r>
          <w:rPr>
            <w:rFonts w:ascii="Times New Roman" w:hAnsi="Times New Roman" w:cs="Times New Roman"/>
            <w:color w:val="FF0000"/>
            <w:sz w:val="24"/>
            <w:szCs w:val="24"/>
            <w:lang w:val="en-GB"/>
          </w:rPr>
          <w:t>Nume</w:t>
        </w:r>
        <w:proofErr w:type="spellEnd"/>
        <w:proofErr w:type="gramStart"/>
        <w:r>
          <w:rPr>
            <w:rFonts w:ascii="Times New Roman" w:hAnsi="Times New Roman" w:cs="Times New Roman"/>
            <w:color w:val="FF0000"/>
            <w:sz w:val="24"/>
            <w:szCs w:val="24"/>
            <w:lang w:val="en-GB"/>
          </w:rPr>
          <w:t>:</w:t>
        </w:r>
        <w:r w:rsidRPr="0017002A">
          <w:rPr>
            <w:rFonts w:ascii="Times New Roman" w:hAnsi="Times New Roman" w:cs="Times New Roman"/>
            <w:sz w:val="24"/>
            <w:szCs w:val="24"/>
            <w:lang w:val="en-GB"/>
          </w:rPr>
          <w:t xml:space="preserve"> </w:t>
        </w:r>
        <w:r>
          <w:rPr>
            <w:rFonts w:ascii="Times New Roman" w:hAnsi="Times New Roman" w:cs="Times New Roman"/>
            <w:sz w:val="24"/>
            <w:szCs w:val="24"/>
            <w:lang w:val="en-GB"/>
          </w:rPr>
          <w:t>:</w:t>
        </w:r>
        <w:proofErr w:type="gramEnd"/>
        <w:r w:rsidRPr="000D028A">
          <w:rPr>
            <w:rFonts w:ascii="Times New Roman" w:hAnsi="Times New Roman" w:cs="Times New Roman"/>
            <w:sz w:val="24"/>
            <w:szCs w:val="24"/>
          </w:rPr>
          <w:t xml:space="preserve"> </w:t>
        </w:r>
        <w:r>
          <w:rPr>
            <w:rFonts w:ascii="Times New Roman" w:hAnsi="Times New Roman" w:cs="Times New Roman"/>
            <w:sz w:val="24"/>
            <w:szCs w:val="24"/>
          </w:rPr>
          <w:t>variablă de tip caracter, de lungime maxima 30, care reprezintă nume</w:t>
        </w:r>
      </w:ins>
      <w:ins w:id="506" w:author="Allanur Yakubov" w:date="2024-05-13T02:16:00Z">
        <w:r>
          <w:rPr>
            <w:rFonts w:ascii="Times New Roman" w:hAnsi="Times New Roman" w:cs="Times New Roman"/>
            <w:sz w:val="24"/>
            <w:szCs w:val="24"/>
          </w:rPr>
          <w:t xml:space="preserve"> subiectei</w:t>
        </w:r>
      </w:ins>
      <w:ins w:id="507" w:author="Allanur Yakubov" w:date="2024-05-13T02:15:00Z">
        <w:r>
          <w:rPr>
            <w:rFonts w:ascii="Times New Roman" w:hAnsi="Times New Roman" w:cs="Times New Roman"/>
            <w:sz w:val="24"/>
            <w:szCs w:val="24"/>
          </w:rPr>
          <w:t>; valoare acestui atribut trebuie sa fie diferite de NULL</w:t>
        </w:r>
      </w:ins>
    </w:p>
    <w:p w14:paraId="5EFA7505" w14:textId="77777777" w:rsidR="00D939E3" w:rsidRPr="0017002A" w:rsidRDefault="00D939E3">
      <w:pPr>
        <w:pStyle w:val="NoSpacing"/>
        <w:spacing w:line="276" w:lineRule="auto"/>
        <w:jc w:val="both"/>
        <w:rPr>
          <w:ins w:id="508" w:author="Allanur Yakubov" w:date="2024-05-13T00:38:00Z"/>
          <w:rFonts w:ascii="Times New Roman" w:hAnsi="Times New Roman" w:cs="Times New Roman"/>
          <w:sz w:val="24"/>
          <w:szCs w:val="24"/>
        </w:rPr>
        <w:pPrChange w:id="509" w:author="Allanur Yakubov" w:date="2024-05-13T00:49:00Z">
          <w:pPr>
            <w:pStyle w:val="NoSpacing"/>
            <w:spacing w:line="276" w:lineRule="auto"/>
            <w:ind w:left="720"/>
            <w:jc w:val="both"/>
          </w:pPr>
        </w:pPrChange>
      </w:pPr>
    </w:p>
    <w:p w14:paraId="49682BBD" w14:textId="7BD91D16" w:rsidR="00D939E3" w:rsidRDefault="0015089F" w:rsidP="00D939E3">
      <w:pPr>
        <w:pStyle w:val="NoSpacing"/>
        <w:spacing w:line="276" w:lineRule="auto"/>
        <w:jc w:val="both"/>
        <w:rPr>
          <w:rFonts w:ascii="Times New Roman" w:hAnsi="Times New Roman" w:cs="Times New Roman"/>
          <w:color w:val="000000"/>
          <w:sz w:val="24"/>
          <w:szCs w:val="24"/>
        </w:rPr>
      </w:pPr>
      <w:r>
        <w:rPr>
          <w:rFonts w:ascii="Times New Roman" w:hAnsi="Times New Roman" w:cs="Times New Roman"/>
          <w:sz w:val="24"/>
          <w:szCs w:val="24"/>
        </w:rPr>
        <w:t>7</w:t>
      </w:r>
      <w:ins w:id="510" w:author="Allanur Yakubov" w:date="2024-05-13T02:17:00Z">
        <w:r w:rsidR="00D939E3" w:rsidRPr="0017002A">
          <w:rPr>
            <w:rFonts w:ascii="Times New Roman" w:hAnsi="Times New Roman" w:cs="Times New Roman"/>
            <w:sz w:val="24"/>
            <w:szCs w:val="24"/>
          </w:rPr>
          <w:t>.</w:t>
        </w:r>
        <w:r w:rsidR="00D939E3" w:rsidRPr="0017002A">
          <w:rPr>
            <w:rFonts w:ascii="Times New Roman" w:hAnsi="Times New Roman" w:cs="Times New Roman"/>
            <w:color w:val="000000"/>
            <w:sz w:val="24"/>
            <w:szCs w:val="24"/>
            <w:rPrChange w:id="511" w:author="Allanur Yakubov" w:date="2024-05-13T02:17:00Z">
              <w:rPr>
                <w:rFonts w:cstheme="minorHAnsi"/>
                <w:color w:val="000000"/>
                <w:sz w:val="28"/>
                <w:szCs w:val="28"/>
              </w:rPr>
            </w:rPrChange>
          </w:rPr>
          <w:t xml:space="preserve"> </w:t>
        </w:r>
      </w:ins>
      <w:ins w:id="512" w:author="Allanur Yakubov" w:date="2024-05-13T02:18:00Z">
        <w:r w:rsidR="00D939E3">
          <w:rPr>
            <w:rFonts w:ascii="Times New Roman" w:hAnsi="Times New Roman" w:cs="Times New Roman"/>
            <w:color w:val="000000"/>
            <w:sz w:val="24"/>
            <w:szCs w:val="24"/>
          </w:rPr>
          <w:t xml:space="preserve">Relație </w:t>
        </w:r>
        <w:proofErr w:type="spellStart"/>
        <w:r w:rsidR="00D939E3" w:rsidRPr="006C068B">
          <w:rPr>
            <w:rFonts w:ascii="Times New Roman" w:hAnsi="Times New Roman" w:cs="Times New Roman"/>
            <w:color w:val="FF0000"/>
            <w:sz w:val="28"/>
            <w:szCs w:val="28"/>
            <w:shd w:val="clear" w:color="auto" w:fill="FFFFFF"/>
            <w:lang w:val="en-GB"/>
            <w:rPrChange w:id="513" w:author="Allanur Yakubov" w:date="2024-05-13T02:30:00Z">
              <w:rPr>
                <w:rFonts w:ascii="Times New Roman" w:hAnsi="Times New Roman" w:cs="Times New Roman"/>
                <w:b/>
                <w:bCs/>
                <w:color w:val="FF0000"/>
                <w:sz w:val="28"/>
                <w:szCs w:val="28"/>
                <w:shd w:val="clear" w:color="auto" w:fill="FFFFFF"/>
                <w:lang w:val="en-GB"/>
              </w:rPr>
            </w:rPrChange>
          </w:rPr>
          <w:t>Angajat_preda_subiect_la_grupa</w:t>
        </w:r>
        <w:proofErr w:type="spellEnd"/>
        <w:r w:rsidR="00D939E3" w:rsidRPr="006C068B">
          <w:rPr>
            <w:rFonts w:ascii="Times New Roman" w:hAnsi="Times New Roman" w:cs="Times New Roman"/>
            <w:color w:val="FF0000"/>
            <w:sz w:val="28"/>
            <w:szCs w:val="28"/>
            <w:shd w:val="clear" w:color="auto" w:fill="FFFFFF"/>
            <w:lang w:val="en-GB"/>
            <w:rPrChange w:id="514" w:author="Allanur Yakubov" w:date="2024-05-13T02:30:00Z">
              <w:rPr>
                <w:rFonts w:ascii="Times New Roman" w:hAnsi="Times New Roman" w:cs="Times New Roman"/>
                <w:b/>
                <w:bCs/>
                <w:color w:val="FF0000"/>
                <w:sz w:val="28"/>
                <w:szCs w:val="28"/>
                <w:shd w:val="clear" w:color="auto" w:fill="FFFFFF"/>
                <w:lang w:val="en-GB"/>
              </w:rPr>
            </w:rPrChange>
          </w:rPr>
          <w:t>_</w:t>
        </w:r>
        <w:r w:rsidR="00D939E3">
          <w:rPr>
            <w:rFonts w:ascii="Times New Roman" w:hAnsi="Times New Roman" w:cs="Times New Roman"/>
            <w:b/>
            <w:bCs/>
            <w:color w:val="FF0000"/>
            <w:sz w:val="28"/>
            <w:szCs w:val="28"/>
            <w:shd w:val="clear" w:color="auto" w:fill="FFFFFF"/>
            <w:lang w:val="en-GB"/>
          </w:rPr>
          <w:t xml:space="preserve"> </w:t>
        </w:r>
      </w:ins>
      <w:ins w:id="515" w:author="Allanur Yakubov" w:date="2024-05-13T02:17:00Z">
        <w:r w:rsidR="00D939E3" w:rsidRPr="0017002A">
          <w:rPr>
            <w:rFonts w:ascii="Times New Roman" w:hAnsi="Times New Roman" w:cs="Times New Roman"/>
            <w:sz w:val="24"/>
            <w:szCs w:val="24"/>
            <w:rPrChange w:id="516" w:author="Allanur Yakubov" w:date="2024-05-13T02:17:00Z">
              <w:rPr>
                <w:rFonts w:cstheme="minorHAnsi"/>
                <w:i/>
                <w:iCs/>
                <w:sz w:val="28"/>
                <w:szCs w:val="28"/>
              </w:rPr>
            </w:rPrChange>
          </w:rPr>
          <w:t>(</w:t>
        </w:r>
        <w:r w:rsidR="00D939E3" w:rsidRPr="0017002A">
          <w:rPr>
            <w:rFonts w:ascii="Times New Roman" w:hAnsi="Times New Roman" w:cs="Times New Roman"/>
            <w:color w:val="000000"/>
            <w:sz w:val="24"/>
            <w:szCs w:val="24"/>
            <w:rPrChange w:id="517" w:author="Allanur Yakubov" w:date="2024-05-13T02:17:00Z">
              <w:rPr>
                <w:rFonts w:cstheme="minorHAnsi"/>
                <w:color w:val="000000"/>
                <w:sz w:val="28"/>
                <w:szCs w:val="28"/>
              </w:rPr>
            </w:rPrChange>
          </w:rPr>
          <w:t>Entitate</w:t>
        </w:r>
      </w:ins>
      <w:ins w:id="518" w:author="Allanur Yakubov" w:date="2024-05-13T02:18:00Z">
        <w:r w:rsidR="00D939E3">
          <w:rPr>
            <w:rFonts w:ascii="Times New Roman" w:hAnsi="Times New Roman" w:cs="Times New Roman"/>
            <w:color w:val="000000"/>
            <w:sz w:val="24"/>
            <w:szCs w:val="24"/>
          </w:rPr>
          <w:t>a</w:t>
        </w:r>
      </w:ins>
      <w:ins w:id="519" w:author="Allanur Yakubov" w:date="2024-05-13T02:19:00Z">
        <w:r w:rsidR="00D939E3">
          <w:rPr>
            <w:rFonts w:ascii="Times New Roman" w:hAnsi="Times New Roman" w:cs="Times New Roman"/>
            <w:color w:val="000000"/>
            <w:sz w:val="24"/>
            <w:szCs w:val="24"/>
          </w:rPr>
          <w:t xml:space="preserve"> Lec</w:t>
        </w:r>
      </w:ins>
      <w:ins w:id="520" w:author="Allanur Yakubov" w:date="2024-05-13T02:25:00Z">
        <w:r w:rsidR="00D939E3">
          <w:rPr>
            <w:rFonts w:ascii="Times New Roman" w:hAnsi="Times New Roman" w:cs="Times New Roman"/>
            <w:color w:val="000000"/>
            <w:sz w:val="24"/>
            <w:szCs w:val="24"/>
          </w:rPr>
          <w:t>ț</w:t>
        </w:r>
      </w:ins>
      <w:ins w:id="521" w:author="Allanur Yakubov" w:date="2024-05-13T02:19:00Z">
        <w:r w:rsidR="00D939E3">
          <w:rPr>
            <w:rFonts w:ascii="Times New Roman" w:hAnsi="Times New Roman" w:cs="Times New Roman"/>
            <w:color w:val="000000"/>
            <w:sz w:val="24"/>
            <w:szCs w:val="24"/>
          </w:rPr>
          <w:t>ie</w:t>
        </w:r>
      </w:ins>
      <w:ins w:id="522" w:author="Allanur Yakubov" w:date="2024-05-13T02:17:00Z">
        <w:r w:rsidR="00D939E3" w:rsidRPr="0017002A">
          <w:rPr>
            <w:rFonts w:ascii="Times New Roman" w:hAnsi="Times New Roman" w:cs="Times New Roman"/>
            <w:color w:val="000000"/>
            <w:sz w:val="24"/>
            <w:szCs w:val="24"/>
            <w:rPrChange w:id="523" w:author="Allanur Yakubov" w:date="2024-05-13T02:17:00Z">
              <w:rPr>
                <w:rFonts w:cstheme="minorHAnsi"/>
                <w:i/>
                <w:iCs/>
                <w:color w:val="000000"/>
                <w:sz w:val="28"/>
                <w:szCs w:val="28"/>
              </w:rPr>
            </w:rPrChange>
          </w:rPr>
          <w:t>)</w:t>
        </w:r>
        <w:r w:rsidR="00D939E3" w:rsidRPr="0017002A">
          <w:rPr>
            <w:rFonts w:ascii="Times New Roman" w:hAnsi="Times New Roman" w:cs="Times New Roman"/>
            <w:color w:val="000000"/>
            <w:sz w:val="24"/>
            <w:szCs w:val="24"/>
            <w:rPrChange w:id="524" w:author="Allanur Yakubov" w:date="2024-05-13T02:17:00Z">
              <w:rPr>
                <w:rFonts w:cstheme="minorHAnsi"/>
                <w:color w:val="000000"/>
                <w:sz w:val="28"/>
                <w:szCs w:val="28"/>
              </w:rPr>
            </w:rPrChange>
          </w:rPr>
          <w:t>are ca atribute</w:t>
        </w:r>
      </w:ins>
      <w:ins w:id="525" w:author="Allanur Yakubov" w:date="2024-05-13T02:19:00Z">
        <w:r w:rsidR="00D939E3">
          <w:rPr>
            <w:rFonts w:ascii="Times New Roman" w:hAnsi="Times New Roman" w:cs="Times New Roman"/>
            <w:color w:val="000000"/>
            <w:sz w:val="24"/>
            <w:szCs w:val="24"/>
          </w:rPr>
          <w:t>:</w:t>
        </w:r>
      </w:ins>
    </w:p>
    <w:p w14:paraId="533DD3FF" w14:textId="2D397367" w:rsidR="007B0755" w:rsidRPr="007B0755" w:rsidRDefault="007B0755" w:rsidP="007B0755">
      <w:pPr>
        <w:pStyle w:val="NoSpacing"/>
        <w:spacing w:line="276" w:lineRule="auto"/>
        <w:ind w:firstLine="720"/>
        <w:jc w:val="both"/>
        <w:rPr>
          <w:ins w:id="526" w:author="Allanur Yakubov" w:date="2024-05-13T02:20:00Z"/>
          <w:rFonts w:ascii="Times New Roman" w:hAnsi="Times New Roman" w:cs="Times New Roman"/>
          <w:sz w:val="24"/>
          <w:szCs w:val="24"/>
        </w:rPr>
      </w:pPr>
      <w:r>
        <w:rPr>
          <w:rFonts w:ascii="Times New Roman" w:hAnsi="Times New Roman" w:cs="Times New Roman"/>
          <w:color w:val="FF0000"/>
          <w:sz w:val="24"/>
          <w:szCs w:val="24"/>
        </w:rPr>
        <w:t>id_lectia:</w:t>
      </w:r>
      <w:r>
        <w:rPr>
          <w:rFonts w:ascii="Times New Roman" w:hAnsi="Times New Roman" w:cs="Times New Roman"/>
          <w:sz w:val="24"/>
          <w:szCs w:val="24"/>
        </w:rPr>
        <w:t>variable de tip number,de lungime maximă 5,care reprezintă id-ul angajatului.</w:t>
      </w:r>
      <w:r>
        <w:rPr>
          <w:rFonts w:ascii="Times New Roman" w:hAnsi="Times New Roman" w:cs="Times New Roman"/>
          <w:color w:val="FF0000"/>
          <w:sz w:val="24"/>
          <w:szCs w:val="24"/>
        </w:rPr>
        <w:t xml:space="preserve"> </w:t>
      </w:r>
    </w:p>
    <w:p w14:paraId="3C62D338" w14:textId="21DB5B6C" w:rsidR="00D939E3" w:rsidRPr="006C068B" w:rsidRDefault="00D939E3">
      <w:pPr>
        <w:pStyle w:val="NoSpacing"/>
        <w:spacing w:line="276" w:lineRule="auto"/>
        <w:ind w:left="720"/>
        <w:jc w:val="both"/>
        <w:rPr>
          <w:ins w:id="527" w:author="Allanur Yakubov" w:date="2024-05-13T02:22:00Z"/>
          <w:rFonts w:ascii="Times New Roman" w:hAnsi="Times New Roman" w:cs="Times New Roman"/>
          <w:color w:val="FF0000"/>
          <w:sz w:val="24"/>
          <w:szCs w:val="24"/>
          <w:rPrChange w:id="528" w:author="Allanur Yakubov" w:date="2024-05-13T02:23:00Z">
            <w:rPr>
              <w:ins w:id="529" w:author="Allanur Yakubov" w:date="2024-05-13T02:22:00Z"/>
              <w:rFonts w:ascii="Times New Roman" w:hAnsi="Times New Roman" w:cs="Times New Roman"/>
              <w:sz w:val="24"/>
              <w:szCs w:val="24"/>
            </w:rPr>
          </w:rPrChange>
        </w:rPr>
        <w:pPrChange w:id="530" w:author="Allanur Yakubov" w:date="2024-05-13T02:23:00Z">
          <w:pPr>
            <w:pStyle w:val="NoSpacing"/>
            <w:spacing w:line="276" w:lineRule="auto"/>
            <w:ind w:firstLine="720"/>
            <w:jc w:val="both"/>
          </w:pPr>
        </w:pPrChange>
      </w:pPr>
      <w:ins w:id="531" w:author="Allanur Yakubov" w:date="2024-05-13T02:20:00Z">
        <w:r w:rsidRPr="006C068B">
          <w:rPr>
            <w:rFonts w:ascii="Times New Roman" w:hAnsi="Times New Roman" w:cs="Times New Roman"/>
            <w:color w:val="FF0000"/>
            <w:sz w:val="24"/>
            <w:szCs w:val="24"/>
            <w:rPrChange w:id="532" w:author="Allanur Yakubov" w:date="2024-05-13T02:22:00Z">
              <w:rPr>
                <w:rFonts w:ascii="Times New Roman" w:hAnsi="Times New Roman" w:cs="Times New Roman"/>
                <w:color w:val="000000"/>
                <w:sz w:val="24"/>
                <w:szCs w:val="24"/>
              </w:rPr>
            </w:rPrChange>
          </w:rPr>
          <w:t>Id_</w:t>
        </w:r>
      </w:ins>
      <w:ins w:id="533" w:author="Allanur Yakubov" w:date="2024-05-13T02:22:00Z">
        <w:r w:rsidRPr="006C068B">
          <w:rPr>
            <w:rFonts w:ascii="Times New Roman" w:hAnsi="Times New Roman" w:cs="Times New Roman"/>
            <w:color w:val="FF0000"/>
            <w:sz w:val="24"/>
            <w:szCs w:val="24"/>
            <w:rPrChange w:id="534" w:author="Allanur Yakubov" w:date="2024-05-13T02:22:00Z">
              <w:rPr>
                <w:rFonts w:ascii="Times New Roman" w:hAnsi="Times New Roman" w:cs="Times New Roman"/>
                <w:sz w:val="24"/>
                <w:szCs w:val="24"/>
              </w:rPr>
            </w:rPrChange>
          </w:rPr>
          <w:t>angajat:</w:t>
        </w:r>
      </w:ins>
      <w:ins w:id="535" w:author="Allanur Yakubov" w:date="2024-05-13T02:23:00Z">
        <w:r w:rsidRPr="006C068B">
          <w:rPr>
            <w:rFonts w:cstheme="minorHAnsi"/>
            <w:sz w:val="28"/>
            <w:szCs w:val="28"/>
          </w:rPr>
          <w:t xml:space="preserve"> </w:t>
        </w:r>
        <w:r w:rsidRPr="006C068B">
          <w:rPr>
            <w:rFonts w:ascii="Times New Roman" w:hAnsi="Times New Roman" w:cs="Times New Roman"/>
            <w:sz w:val="24"/>
            <w:szCs w:val="24"/>
            <w:rPrChange w:id="536" w:author="Allanur Yakubov" w:date="2024-05-13T02:23:00Z">
              <w:rPr>
                <w:rFonts w:cstheme="minorHAnsi"/>
                <w:sz w:val="28"/>
                <w:szCs w:val="28"/>
              </w:rPr>
            </w:rPrChange>
          </w:rPr>
          <w:t>variabil</w:t>
        </w:r>
        <w:r w:rsidRPr="006C068B">
          <w:rPr>
            <w:rFonts w:ascii="Times New Roman" w:hAnsi="Times New Roman" w:cs="Times New Roman"/>
            <w:sz w:val="24"/>
            <w:szCs w:val="24"/>
            <w:rPrChange w:id="537" w:author="Allanur Yakubov" w:date="2024-05-13T02:23:00Z">
              <w:rPr>
                <w:rFonts w:ascii="Cambria" w:hAnsi="Cambria" w:cs="Cambria"/>
                <w:sz w:val="28"/>
                <w:szCs w:val="28"/>
              </w:rPr>
            </w:rPrChange>
          </w:rPr>
          <w:t>ă</w:t>
        </w:r>
        <w:r w:rsidRPr="006C068B">
          <w:rPr>
            <w:rFonts w:ascii="Times New Roman" w:hAnsi="Times New Roman" w:cs="Times New Roman"/>
            <w:sz w:val="24"/>
            <w:szCs w:val="24"/>
            <w:rPrChange w:id="538" w:author="Allanur Yakubov" w:date="2024-05-13T02:23:00Z">
              <w:rPr>
                <w:rFonts w:cstheme="minorHAnsi"/>
                <w:sz w:val="28"/>
                <w:szCs w:val="28"/>
              </w:rPr>
            </w:rPrChange>
          </w:rPr>
          <w:t xml:space="preserve"> de tip</w:t>
        </w:r>
      </w:ins>
      <w:r w:rsidR="007B0755">
        <w:rPr>
          <w:rFonts w:ascii="Times New Roman" w:hAnsi="Times New Roman" w:cs="Times New Roman"/>
          <w:sz w:val="24"/>
          <w:szCs w:val="24"/>
        </w:rPr>
        <w:t xml:space="preserve"> </w:t>
      </w:r>
      <w:bookmarkStart w:id="539" w:name="_Hlk166889644"/>
      <w:r w:rsidR="007B0755">
        <w:rPr>
          <w:rFonts w:ascii="Times New Roman" w:hAnsi="Times New Roman" w:cs="Times New Roman"/>
          <w:sz w:val="24"/>
          <w:szCs w:val="24"/>
        </w:rPr>
        <w:t>number</w:t>
      </w:r>
      <w:bookmarkEnd w:id="539"/>
      <w:ins w:id="540" w:author="Allanur Yakubov" w:date="2024-05-13T02:23:00Z">
        <w:r w:rsidRPr="006C068B">
          <w:rPr>
            <w:rFonts w:ascii="Times New Roman" w:hAnsi="Times New Roman" w:cs="Times New Roman"/>
            <w:sz w:val="24"/>
            <w:szCs w:val="24"/>
            <w:rPrChange w:id="541" w:author="Allanur Yakubov" w:date="2024-05-13T02:23:00Z">
              <w:rPr>
                <w:rFonts w:cstheme="minorHAnsi"/>
                <w:sz w:val="28"/>
                <w:szCs w:val="28"/>
              </w:rPr>
            </w:rPrChange>
          </w:rPr>
          <w:t>, de lungime maxim</w:t>
        </w:r>
        <w:r w:rsidRPr="006C068B">
          <w:rPr>
            <w:rFonts w:ascii="Times New Roman" w:hAnsi="Times New Roman" w:cs="Times New Roman"/>
            <w:sz w:val="24"/>
            <w:szCs w:val="24"/>
            <w:rPrChange w:id="542" w:author="Allanur Yakubov" w:date="2024-05-13T02:23:00Z">
              <w:rPr>
                <w:rFonts w:ascii="Cambria" w:hAnsi="Cambria" w:cs="Cambria"/>
                <w:sz w:val="28"/>
                <w:szCs w:val="28"/>
              </w:rPr>
            </w:rPrChange>
          </w:rPr>
          <w:t>ă</w:t>
        </w:r>
        <w:r w:rsidRPr="006C068B">
          <w:rPr>
            <w:rFonts w:ascii="Times New Roman" w:hAnsi="Times New Roman" w:cs="Times New Roman"/>
            <w:sz w:val="24"/>
            <w:szCs w:val="24"/>
            <w:rPrChange w:id="543" w:author="Allanur Yakubov" w:date="2024-05-13T02:23:00Z">
              <w:rPr>
                <w:rFonts w:cstheme="minorHAnsi"/>
                <w:sz w:val="28"/>
                <w:szCs w:val="28"/>
              </w:rPr>
            </w:rPrChange>
          </w:rPr>
          <w:t xml:space="preserve"> 5, care reprezint</w:t>
        </w:r>
        <w:r w:rsidRPr="006C068B">
          <w:rPr>
            <w:rFonts w:ascii="Times New Roman" w:hAnsi="Times New Roman" w:cs="Times New Roman"/>
            <w:sz w:val="24"/>
            <w:szCs w:val="24"/>
            <w:rPrChange w:id="544" w:author="Allanur Yakubov" w:date="2024-05-13T02:23:00Z">
              <w:rPr>
                <w:rFonts w:ascii="Cambria" w:hAnsi="Cambria" w:cs="Cambria"/>
                <w:sz w:val="28"/>
                <w:szCs w:val="28"/>
              </w:rPr>
            </w:rPrChange>
          </w:rPr>
          <w:t>ă</w:t>
        </w:r>
        <w:r w:rsidRPr="006C068B">
          <w:rPr>
            <w:rFonts w:ascii="Times New Roman" w:hAnsi="Times New Roman" w:cs="Times New Roman"/>
            <w:sz w:val="24"/>
            <w:szCs w:val="24"/>
            <w:rPrChange w:id="545" w:author="Allanur Yakubov" w:date="2024-05-13T02:23:00Z">
              <w:rPr>
                <w:rFonts w:cstheme="minorHAnsi"/>
                <w:sz w:val="28"/>
                <w:szCs w:val="28"/>
              </w:rPr>
            </w:rPrChange>
          </w:rPr>
          <w:t xml:space="preserve"> </w:t>
        </w:r>
      </w:ins>
      <w:ins w:id="546" w:author="Allanur Yakubov" w:date="2024-05-13T02:24:00Z">
        <w:r>
          <w:rPr>
            <w:rFonts w:ascii="Times New Roman" w:hAnsi="Times New Roman" w:cs="Times New Roman"/>
            <w:sz w:val="24"/>
            <w:szCs w:val="24"/>
          </w:rPr>
          <w:t>angajat</w:t>
        </w:r>
      </w:ins>
      <w:ins w:id="547" w:author="Allanur Yakubov" w:date="2024-05-13T02:23:00Z">
        <w:r w:rsidRPr="006C068B">
          <w:rPr>
            <w:rFonts w:ascii="Times New Roman" w:hAnsi="Times New Roman" w:cs="Times New Roman"/>
            <w:sz w:val="24"/>
            <w:szCs w:val="24"/>
            <w:rPrChange w:id="548" w:author="Allanur Yakubov" w:date="2024-05-13T02:23:00Z">
              <w:rPr>
                <w:rFonts w:cstheme="minorHAnsi"/>
                <w:sz w:val="28"/>
                <w:szCs w:val="28"/>
              </w:rPr>
            </w:rPrChange>
          </w:rPr>
          <w:t>lui care pred</w:t>
        </w:r>
        <w:r w:rsidRPr="006C068B">
          <w:rPr>
            <w:rFonts w:ascii="Times New Roman" w:hAnsi="Times New Roman" w:cs="Times New Roman"/>
            <w:sz w:val="24"/>
            <w:szCs w:val="24"/>
            <w:rPrChange w:id="549" w:author="Allanur Yakubov" w:date="2024-05-13T02:23:00Z">
              <w:rPr>
                <w:rFonts w:ascii="Cambria" w:hAnsi="Cambria" w:cs="Cambria"/>
                <w:sz w:val="28"/>
                <w:szCs w:val="28"/>
              </w:rPr>
            </w:rPrChange>
          </w:rPr>
          <w:t>ă</w:t>
        </w:r>
      </w:ins>
      <w:ins w:id="550" w:author="Allanur Yakubov" w:date="2024-05-13T02:24:00Z">
        <w:r>
          <w:rPr>
            <w:rFonts w:ascii="Times New Roman" w:hAnsi="Times New Roman" w:cs="Times New Roman"/>
            <w:sz w:val="24"/>
            <w:szCs w:val="24"/>
          </w:rPr>
          <w:t xml:space="preserve"> subiect</w:t>
        </w:r>
      </w:ins>
      <w:ins w:id="551" w:author="Allanur Yakubov" w:date="2024-05-13T02:23:00Z">
        <w:r w:rsidRPr="006C068B">
          <w:rPr>
            <w:rFonts w:ascii="Times New Roman" w:hAnsi="Times New Roman" w:cs="Times New Roman"/>
            <w:sz w:val="24"/>
            <w:szCs w:val="24"/>
            <w:rPrChange w:id="552" w:author="Allanur Yakubov" w:date="2024-05-13T02:23:00Z">
              <w:rPr>
                <w:rFonts w:cstheme="minorHAnsi"/>
                <w:sz w:val="28"/>
                <w:szCs w:val="28"/>
              </w:rPr>
            </w:rPrChange>
          </w:rPr>
          <w:t>. Atributul trebuie s</w:t>
        </w:r>
        <w:r w:rsidRPr="006C068B">
          <w:rPr>
            <w:rFonts w:ascii="Times New Roman" w:hAnsi="Times New Roman" w:cs="Times New Roman"/>
            <w:sz w:val="24"/>
            <w:szCs w:val="24"/>
            <w:rPrChange w:id="553" w:author="Allanur Yakubov" w:date="2024-05-13T02:23:00Z">
              <w:rPr>
                <w:rFonts w:ascii="Cambria" w:hAnsi="Cambria" w:cs="Cambria"/>
                <w:sz w:val="28"/>
                <w:szCs w:val="28"/>
              </w:rPr>
            </w:rPrChange>
          </w:rPr>
          <w:t>ă</w:t>
        </w:r>
        <w:r w:rsidRPr="006C068B">
          <w:rPr>
            <w:rFonts w:ascii="Times New Roman" w:hAnsi="Times New Roman" w:cs="Times New Roman"/>
            <w:sz w:val="24"/>
            <w:szCs w:val="24"/>
            <w:rPrChange w:id="554" w:author="Allanur Yakubov" w:date="2024-05-13T02:23:00Z">
              <w:rPr>
                <w:rFonts w:cstheme="minorHAnsi"/>
                <w:sz w:val="28"/>
                <w:szCs w:val="28"/>
              </w:rPr>
            </w:rPrChange>
          </w:rPr>
          <w:t xml:space="preserve"> corespund</w:t>
        </w:r>
        <w:r w:rsidRPr="006C068B">
          <w:rPr>
            <w:rFonts w:ascii="Times New Roman" w:hAnsi="Times New Roman" w:cs="Times New Roman"/>
            <w:sz w:val="24"/>
            <w:szCs w:val="24"/>
            <w:rPrChange w:id="555" w:author="Allanur Yakubov" w:date="2024-05-13T02:23:00Z">
              <w:rPr>
                <w:rFonts w:ascii="Cambria" w:hAnsi="Cambria" w:cs="Cambria"/>
                <w:sz w:val="28"/>
                <w:szCs w:val="28"/>
              </w:rPr>
            </w:rPrChange>
          </w:rPr>
          <w:t>ă</w:t>
        </w:r>
        <w:r w:rsidRPr="006C068B">
          <w:rPr>
            <w:rFonts w:ascii="Times New Roman" w:hAnsi="Times New Roman" w:cs="Times New Roman"/>
            <w:sz w:val="24"/>
            <w:szCs w:val="24"/>
            <w:rPrChange w:id="556" w:author="Allanur Yakubov" w:date="2024-05-13T02:23:00Z">
              <w:rPr>
                <w:rFonts w:cstheme="minorHAnsi"/>
                <w:sz w:val="28"/>
                <w:szCs w:val="28"/>
              </w:rPr>
            </w:rPrChange>
          </w:rPr>
          <w:t xml:space="preserve"> la o valoare a cheii primare din tabelul </w:t>
        </w:r>
        <w:r>
          <w:rPr>
            <w:rFonts w:ascii="Times New Roman" w:hAnsi="Times New Roman" w:cs="Times New Roman"/>
            <w:sz w:val="24"/>
            <w:szCs w:val="24"/>
          </w:rPr>
          <w:t>ANGAJAT</w:t>
        </w:r>
      </w:ins>
    </w:p>
    <w:p w14:paraId="364DD1DA" w14:textId="24D9200A" w:rsidR="00D939E3" w:rsidRPr="006C068B" w:rsidRDefault="00D939E3">
      <w:pPr>
        <w:autoSpaceDE w:val="0"/>
        <w:autoSpaceDN w:val="0"/>
        <w:adjustRightInd w:val="0"/>
        <w:spacing w:after="0" w:line="240" w:lineRule="auto"/>
        <w:ind w:left="720"/>
        <w:rPr>
          <w:ins w:id="557" w:author="Allanur Yakubov" w:date="2024-05-13T02:22:00Z"/>
          <w:rFonts w:ascii="Times New Roman" w:hAnsi="Times New Roman" w:cs="Times New Roman"/>
          <w:color w:val="FF0000"/>
          <w:sz w:val="24"/>
          <w:szCs w:val="24"/>
          <w:rPrChange w:id="558" w:author="Allanur Yakubov" w:date="2024-05-13T02:22:00Z">
            <w:rPr>
              <w:ins w:id="559" w:author="Allanur Yakubov" w:date="2024-05-13T02:22:00Z"/>
              <w:rFonts w:ascii="Times New Roman" w:hAnsi="Times New Roman" w:cs="Times New Roman"/>
              <w:color w:val="000000"/>
              <w:sz w:val="24"/>
              <w:szCs w:val="24"/>
            </w:rPr>
          </w:rPrChange>
        </w:rPr>
        <w:pPrChange w:id="560" w:author="Allanur Yakubov" w:date="2024-05-13T02:28:00Z">
          <w:pPr>
            <w:pStyle w:val="NoSpacing"/>
            <w:spacing w:line="276" w:lineRule="auto"/>
            <w:ind w:firstLine="720"/>
            <w:jc w:val="both"/>
          </w:pPr>
        </w:pPrChange>
      </w:pPr>
      <w:ins w:id="561" w:author="Allanur Yakubov" w:date="2024-05-13T02:22:00Z">
        <w:r w:rsidRPr="006C068B">
          <w:rPr>
            <w:rFonts w:ascii="Times New Roman" w:hAnsi="Times New Roman" w:cs="Times New Roman"/>
            <w:color w:val="FF0000"/>
            <w:sz w:val="24"/>
            <w:szCs w:val="24"/>
            <w:rPrChange w:id="562" w:author="Allanur Yakubov" w:date="2024-05-13T02:22:00Z">
              <w:rPr>
                <w:rFonts w:ascii="Times New Roman" w:hAnsi="Times New Roman" w:cs="Times New Roman"/>
                <w:color w:val="000000"/>
                <w:sz w:val="24"/>
                <w:szCs w:val="24"/>
              </w:rPr>
            </w:rPrChange>
          </w:rPr>
          <w:lastRenderedPageBreak/>
          <w:t>Id_subiect:</w:t>
        </w:r>
      </w:ins>
      <w:ins w:id="563" w:author="Allanur Yakubov" w:date="2024-05-13T02:27:00Z">
        <w:r w:rsidRPr="006C068B">
          <w:rPr>
            <w:rFonts w:cstheme="minorHAnsi"/>
            <w:sz w:val="28"/>
            <w:szCs w:val="28"/>
          </w:rPr>
          <w:t xml:space="preserve"> </w:t>
        </w:r>
        <w:r w:rsidRPr="006C068B">
          <w:rPr>
            <w:rFonts w:ascii="Times New Roman" w:hAnsi="Times New Roman" w:cs="Times New Roman"/>
            <w:sz w:val="24"/>
            <w:szCs w:val="24"/>
            <w:rPrChange w:id="564" w:author="Allanur Yakubov" w:date="2024-05-13T02:27:00Z">
              <w:rPr>
                <w:rFonts w:cstheme="minorHAnsi"/>
                <w:sz w:val="28"/>
                <w:szCs w:val="28"/>
              </w:rPr>
            </w:rPrChange>
          </w:rPr>
          <w:t>variabil</w:t>
        </w:r>
        <w:r w:rsidRPr="006C068B">
          <w:rPr>
            <w:rFonts w:ascii="Times New Roman" w:hAnsi="Times New Roman" w:cs="Times New Roman"/>
            <w:sz w:val="24"/>
            <w:szCs w:val="24"/>
            <w:rPrChange w:id="565" w:author="Allanur Yakubov" w:date="2024-05-13T02:27:00Z">
              <w:rPr>
                <w:rFonts w:ascii="Cambria" w:hAnsi="Cambria" w:cs="Cambria"/>
                <w:sz w:val="28"/>
                <w:szCs w:val="28"/>
              </w:rPr>
            </w:rPrChange>
          </w:rPr>
          <w:t>ă</w:t>
        </w:r>
        <w:r w:rsidRPr="006C068B">
          <w:rPr>
            <w:rFonts w:ascii="Times New Roman" w:hAnsi="Times New Roman" w:cs="Times New Roman"/>
            <w:sz w:val="24"/>
            <w:szCs w:val="24"/>
            <w:rPrChange w:id="566" w:author="Allanur Yakubov" w:date="2024-05-13T02:27:00Z">
              <w:rPr>
                <w:rFonts w:cstheme="minorHAnsi"/>
                <w:sz w:val="28"/>
                <w:szCs w:val="28"/>
              </w:rPr>
            </w:rPrChange>
          </w:rPr>
          <w:t xml:space="preserve"> de tip</w:t>
        </w:r>
      </w:ins>
      <w:r w:rsidR="007B0755" w:rsidRPr="007B0755">
        <w:rPr>
          <w:rFonts w:ascii="Times New Roman" w:hAnsi="Times New Roman" w:cs="Times New Roman"/>
          <w:sz w:val="24"/>
          <w:szCs w:val="24"/>
        </w:rPr>
        <w:t xml:space="preserve"> </w:t>
      </w:r>
      <w:r w:rsidR="007B0755">
        <w:rPr>
          <w:rFonts w:ascii="Times New Roman" w:hAnsi="Times New Roman" w:cs="Times New Roman"/>
          <w:sz w:val="24"/>
          <w:szCs w:val="24"/>
        </w:rPr>
        <w:t>number</w:t>
      </w:r>
      <w:ins w:id="567" w:author="Allanur Yakubov" w:date="2024-05-13T02:27:00Z">
        <w:r w:rsidRPr="006C068B">
          <w:rPr>
            <w:rFonts w:ascii="Times New Roman" w:hAnsi="Times New Roman" w:cs="Times New Roman"/>
            <w:sz w:val="24"/>
            <w:szCs w:val="24"/>
            <w:rPrChange w:id="568" w:author="Allanur Yakubov" w:date="2024-05-13T02:27:00Z">
              <w:rPr>
                <w:rFonts w:cstheme="minorHAnsi"/>
                <w:sz w:val="28"/>
                <w:szCs w:val="28"/>
              </w:rPr>
            </w:rPrChange>
          </w:rPr>
          <w:t>, de lungime maxim</w:t>
        </w:r>
        <w:r w:rsidRPr="006C068B">
          <w:rPr>
            <w:rFonts w:ascii="Times New Roman" w:hAnsi="Times New Roman" w:cs="Times New Roman"/>
            <w:sz w:val="24"/>
            <w:szCs w:val="24"/>
            <w:rPrChange w:id="569" w:author="Allanur Yakubov" w:date="2024-05-13T02:27:00Z">
              <w:rPr>
                <w:rFonts w:ascii="Cambria" w:hAnsi="Cambria" w:cs="Cambria"/>
                <w:sz w:val="28"/>
                <w:szCs w:val="28"/>
              </w:rPr>
            </w:rPrChange>
          </w:rPr>
          <w:t>ă</w:t>
        </w:r>
        <w:r w:rsidRPr="006C068B">
          <w:rPr>
            <w:rFonts w:ascii="Times New Roman" w:hAnsi="Times New Roman" w:cs="Times New Roman"/>
            <w:sz w:val="24"/>
            <w:szCs w:val="24"/>
            <w:rPrChange w:id="570" w:author="Allanur Yakubov" w:date="2024-05-13T02:27:00Z">
              <w:rPr>
                <w:rFonts w:cstheme="minorHAnsi"/>
                <w:sz w:val="28"/>
                <w:szCs w:val="28"/>
              </w:rPr>
            </w:rPrChange>
          </w:rPr>
          <w:t xml:space="preserve"> 5, care reprezint</w:t>
        </w:r>
        <w:r w:rsidRPr="006C068B">
          <w:rPr>
            <w:rFonts w:ascii="Times New Roman" w:hAnsi="Times New Roman" w:cs="Times New Roman"/>
            <w:sz w:val="24"/>
            <w:szCs w:val="24"/>
            <w:rPrChange w:id="571" w:author="Allanur Yakubov" w:date="2024-05-13T02:27:00Z">
              <w:rPr>
                <w:rFonts w:ascii="Cambria" w:hAnsi="Cambria" w:cs="Cambria"/>
                <w:sz w:val="28"/>
                <w:szCs w:val="28"/>
              </w:rPr>
            </w:rPrChange>
          </w:rPr>
          <w:t>ă</w:t>
        </w:r>
        <w:r w:rsidRPr="006C068B">
          <w:rPr>
            <w:rFonts w:ascii="Times New Roman" w:hAnsi="Times New Roman" w:cs="Times New Roman"/>
            <w:sz w:val="24"/>
            <w:szCs w:val="24"/>
            <w:rPrChange w:id="572" w:author="Allanur Yakubov" w:date="2024-05-13T02:27:00Z">
              <w:rPr>
                <w:rFonts w:cstheme="minorHAnsi"/>
                <w:sz w:val="28"/>
                <w:szCs w:val="28"/>
              </w:rPr>
            </w:rPrChange>
          </w:rPr>
          <w:t xml:space="preserve"> codul </w:t>
        </w:r>
        <w:r>
          <w:rPr>
            <w:rFonts w:ascii="Times New Roman" w:hAnsi="Times New Roman" w:cs="Times New Roman"/>
            <w:sz w:val="24"/>
            <w:szCs w:val="24"/>
          </w:rPr>
          <w:t>subiect</w:t>
        </w:r>
        <w:r w:rsidRPr="006C068B">
          <w:rPr>
            <w:rFonts w:ascii="Times New Roman" w:hAnsi="Times New Roman" w:cs="Times New Roman"/>
            <w:sz w:val="24"/>
            <w:szCs w:val="24"/>
            <w:rPrChange w:id="573" w:author="Allanur Yakubov" w:date="2024-05-13T02:27:00Z">
              <w:rPr>
                <w:rFonts w:cstheme="minorHAnsi"/>
                <w:sz w:val="28"/>
                <w:szCs w:val="28"/>
              </w:rPr>
            </w:rPrChange>
          </w:rPr>
          <w:t>lui care</w:t>
        </w:r>
      </w:ins>
      <w:ins w:id="574" w:author="Allanur Yakubov" w:date="2024-05-13T02:28:00Z">
        <w:r>
          <w:rPr>
            <w:rFonts w:ascii="Times New Roman" w:hAnsi="Times New Roman" w:cs="Times New Roman"/>
            <w:sz w:val="24"/>
            <w:szCs w:val="24"/>
          </w:rPr>
          <w:t xml:space="preserve"> e predat</w:t>
        </w:r>
      </w:ins>
      <w:ins w:id="575" w:author="Allanur Yakubov" w:date="2024-05-13T02:27:00Z">
        <w:r w:rsidRPr="006C068B">
          <w:rPr>
            <w:rFonts w:ascii="Times New Roman" w:hAnsi="Times New Roman" w:cs="Times New Roman"/>
            <w:sz w:val="24"/>
            <w:szCs w:val="24"/>
            <w:rPrChange w:id="576" w:author="Allanur Yakubov" w:date="2024-05-13T02:27:00Z">
              <w:rPr>
                <w:rFonts w:cstheme="minorHAnsi"/>
                <w:sz w:val="28"/>
                <w:szCs w:val="28"/>
              </w:rPr>
            </w:rPrChange>
          </w:rPr>
          <w:t>. Atributul trebuie s</w:t>
        </w:r>
        <w:r w:rsidRPr="006C068B">
          <w:rPr>
            <w:rFonts w:ascii="Times New Roman" w:hAnsi="Times New Roman" w:cs="Times New Roman"/>
            <w:sz w:val="24"/>
            <w:szCs w:val="24"/>
            <w:rPrChange w:id="577" w:author="Allanur Yakubov" w:date="2024-05-13T02:27:00Z">
              <w:rPr>
                <w:rFonts w:ascii="Cambria" w:hAnsi="Cambria" w:cs="Cambria"/>
                <w:sz w:val="28"/>
                <w:szCs w:val="28"/>
              </w:rPr>
            </w:rPrChange>
          </w:rPr>
          <w:t>ă</w:t>
        </w:r>
        <w:r w:rsidRPr="006C068B">
          <w:rPr>
            <w:rFonts w:ascii="Times New Roman" w:hAnsi="Times New Roman" w:cs="Times New Roman"/>
            <w:sz w:val="24"/>
            <w:szCs w:val="24"/>
            <w:rPrChange w:id="578" w:author="Allanur Yakubov" w:date="2024-05-13T02:27:00Z">
              <w:rPr>
                <w:rFonts w:cstheme="minorHAnsi"/>
                <w:sz w:val="28"/>
                <w:szCs w:val="28"/>
              </w:rPr>
            </w:rPrChange>
          </w:rPr>
          <w:t xml:space="preserve"> corespund</w:t>
        </w:r>
        <w:r w:rsidRPr="006C068B">
          <w:rPr>
            <w:rFonts w:ascii="Times New Roman" w:hAnsi="Times New Roman" w:cs="Times New Roman"/>
            <w:sz w:val="24"/>
            <w:szCs w:val="24"/>
            <w:rPrChange w:id="579" w:author="Allanur Yakubov" w:date="2024-05-13T02:27:00Z">
              <w:rPr>
                <w:rFonts w:ascii="Cambria" w:hAnsi="Cambria" w:cs="Cambria"/>
                <w:sz w:val="28"/>
                <w:szCs w:val="28"/>
              </w:rPr>
            </w:rPrChange>
          </w:rPr>
          <w:t>ă</w:t>
        </w:r>
        <w:r w:rsidRPr="006C068B">
          <w:rPr>
            <w:rFonts w:ascii="Times New Roman" w:hAnsi="Times New Roman" w:cs="Times New Roman"/>
            <w:sz w:val="24"/>
            <w:szCs w:val="24"/>
            <w:rPrChange w:id="580" w:author="Allanur Yakubov" w:date="2024-05-13T02:27:00Z">
              <w:rPr>
                <w:rFonts w:cstheme="minorHAnsi"/>
                <w:sz w:val="28"/>
                <w:szCs w:val="28"/>
              </w:rPr>
            </w:rPrChange>
          </w:rPr>
          <w:t xml:space="preserve"> la o valoare a cheii primare din tabelul</w:t>
        </w:r>
      </w:ins>
      <w:ins w:id="581" w:author="Allanur Yakubov" w:date="2024-05-13T02:28:00Z">
        <w:r>
          <w:rPr>
            <w:rFonts w:ascii="Times New Roman" w:hAnsi="Times New Roman" w:cs="Times New Roman"/>
            <w:sz w:val="24"/>
            <w:szCs w:val="24"/>
          </w:rPr>
          <w:t xml:space="preserve"> SUBIECT</w:t>
        </w:r>
      </w:ins>
      <w:ins w:id="582" w:author="Allanur Yakubov" w:date="2024-05-13T02:27:00Z">
        <w:r w:rsidRPr="006C068B">
          <w:rPr>
            <w:rFonts w:ascii="Times New Roman" w:hAnsi="Times New Roman" w:cs="Times New Roman"/>
            <w:sz w:val="24"/>
            <w:szCs w:val="24"/>
            <w:rPrChange w:id="583" w:author="Allanur Yakubov" w:date="2024-05-13T02:27:00Z">
              <w:rPr>
                <w:rFonts w:cstheme="minorHAnsi"/>
                <w:sz w:val="28"/>
                <w:szCs w:val="28"/>
              </w:rPr>
            </w:rPrChange>
          </w:rPr>
          <w:t>.</w:t>
        </w:r>
      </w:ins>
    </w:p>
    <w:p w14:paraId="62786F1C" w14:textId="49FC9398" w:rsidR="00D939E3" w:rsidRPr="006C068B" w:rsidRDefault="00D939E3">
      <w:pPr>
        <w:pStyle w:val="NoSpacing"/>
        <w:spacing w:line="276" w:lineRule="auto"/>
        <w:ind w:left="720"/>
        <w:jc w:val="both"/>
        <w:rPr>
          <w:ins w:id="584" w:author="Allanur Yakubov" w:date="2024-05-13T02:22:00Z"/>
          <w:rFonts w:ascii="Times New Roman" w:hAnsi="Times New Roman" w:cs="Times New Roman"/>
          <w:color w:val="FF0000"/>
          <w:sz w:val="24"/>
          <w:szCs w:val="24"/>
          <w:rPrChange w:id="585" w:author="Allanur Yakubov" w:date="2024-05-13T02:22:00Z">
            <w:rPr>
              <w:ins w:id="586" w:author="Allanur Yakubov" w:date="2024-05-13T02:22:00Z"/>
              <w:rFonts w:ascii="Times New Roman" w:hAnsi="Times New Roman" w:cs="Times New Roman"/>
              <w:color w:val="000000"/>
              <w:sz w:val="24"/>
              <w:szCs w:val="24"/>
            </w:rPr>
          </w:rPrChange>
        </w:rPr>
        <w:pPrChange w:id="587" w:author="Allanur Yakubov" w:date="2024-05-13T02:26:00Z">
          <w:pPr>
            <w:pStyle w:val="NoSpacing"/>
            <w:spacing w:line="276" w:lineRule="auto"/>
            <w:ind w:firstLine="720"/>
            <w:jc w:val="both"/>
          </w:pPr>
        </w:pPrChange>
      </w:pPr>
      <w:ins w:id="588" w:author="Allanur Yakubov" w:date="2024-05-13T02:22:00Z">
        <w:r w:rsidRPr="006C068B">
          <w:rPr>
            <w:rFonts w:ascii="Times New Roman" w:hAnsi="Times New Roman" w:cs="Times New Roman"/>
            <w:color w:val="FF0000"/>
            <w:sz w:val="24"/>
            <w:szCs w:val="24"/>
            <w:rPrChange w:id="589" w:author="Allanur Yakubov" w:date="2024-05-13T02:22:00Z">
              <w:rPr>
                <w:rFonts w:ascii="Times New Roman" w:hAnsi="Times New Roman" w:cs="Times New Roman"/>
                <w:color w:val="000000"/>
                <w:sz w:val="24"/>
                <w:szCs w:val="24"/>
              </w:rPr>
            </w:rPrChange>
          </w:rPr>
          <w:t>Id_grupa:</w:t>
        </w:r>
      </w:ins>
      <w:ins w:id="590" w:author="Allanur Yakubov" w:date="2024-05-13T02:26:00Z">
        <w:r w:rsidRPr="006C068B">
          <w:rPr>
            <w:rFonts w:cstheme="minorHAnsi"/>
            <w:sz w:val="28"/>
            <w:szCs w:val="28"/>
          </w:rPr>
          <w:t xml:space="preserve"> </w:t>
        </w:r>
        <w:r w:rsidRPr="006C068B">
          <w:rPr>
            <w:rFonts w:ascii="Times New Roman" w:hAnsi="Times New Roman" w:cs="Times New Roman"/>
            <w:sz w:val="24"/>
            <w:szCs w:val="24"/>
            <w:rPrChange w:id="591" w:author="Allanur Yakubov" w:date="2024-05-13T02:26:00Z">
              <w:rPr>
                <w:rFonts w:cstheme="minorHAnsi"/>
                <w:sz w:val="28"/>
                <w:szCs w:val="28"/>
              </w:rPr>
            </w:rPrChange>
          </w:rPr>
          <w:t>variabil</w:t>
        </w:r>
        <w:r w:rsidRPr="006C068B">
          <w:rPr>
            <w:rFonts w:ascii="Times New Roman" w:hAnsi="Times New Roman" w:cs="Times New Roman"/>
            <w:sz w:val="24"/>
            <w:szCs w:val="24"/>
            <w:rPrChange w:id="592" w:author="Allanur Yakubov" w:date="2024-05-13T02:26:00Z">
              <w:rPr>
                <w:rFonts w:ascii="Cambria" w:hAnsi="Cambria" w:cs="Cambria"/>
                <w:sz w:val="28"/>
                <w:szCs w:val="28"/>
              </w:rPr>
            </w:rPrChange>
          </w:rPr>
          <w:t>ă</w:t>
        </w:r>
        <w:r w:rsidRPr="006C068B">
          <w:rPr>
            <w:rFonts w:ascii="Times New Roman" w:hAnsi="Times New Roman" w:cs="Times New Roman"/>
            <w:sz w:val="24"/>
            <w:szCs w:val="24"/>
            <w:rPrChange w:id="593" w:author="Allanur Yakubov" w:date="2024-05-13T02:26:00Z">
              <w:rPr>
                <w:rFonts w:cstheme="minorHAnsi"/>
                <w:sz w:val="28"/>
                <w:szCs w:val="28"/>
              </w:rPr>
            </w:rPrChange>
          </w:rPr>
          <w:t xml:space="preserve"> de tip </w:t>
        </w:r>
      </w:ins>
      <w:r w:rsidR="007B0755">
        <w:rPr>
          <w:rFonts w:ascii="Times New Roman" w:hAnsi="Times New Roman" w:cs="Times New Roman"/>
          <w:sz w:val="24"/>
          <w:szCs w:val="24"/>
        </w:rPr>
        <w:t>number</w:t>
      </w:r>
      <w:ins w:id="594" w:author="Allanur Yakubov" w:date="2024-05-13T02:26:00Z">
        <w:r w:rsidRPr="006C068B">
          <w:rPr>
            <w:rFonts w:ascii="Times New Roman" w:hAnsi="Times New Roman" w:cs="Times New Roman"/>
            <w:sz w:val="24"/>
            <w:szCs w:val="24"/>
            <w:rPrChange w:id="595" w:author="Allanur Yakubov" w:date="2024-05-13T02:26:00Z">
              <w:rPr>
                <w:rFonts w:cstheme="minorHAnsi"/>
                <w:sz w:val="28"/>
                <w:szCs w:val="28"/>
              </w:rPr>
            </w:rPrChange>
          </w:rPr>
          <w:t>, de lungime maxim</w:t>
        </w:r>
        <w:r w:rsidRPr="006C068B">
          <w:rPr>
            <w:rFonts w:ascii="Times New Roman" w:hAnsi="Times New Roman" w:cs="Times New Roman"/>
            <w:sz w:val="24"/>
            <w:szCs w:val="24"/>
            <w:rPrChange w:id="596" w:author="Allanur Yakubov" w:date="2024-05-13T02:26:00Z">
              <w:rPr>
                <w:rFonts w:ascii="Cambria" w:hAnsi="Cambria" w:cs="Cambria"/>
                <w:sz w:val="28"/>
                <w:szCs w:val="28"/>
              </w:rPr>
            </w:rPrChange>
          </w:rPr>
          <w:t>ă</w:t>
        </w:r>
        <w:r w:rsidRPr="006C068B">
          <w:rPr>
            <w:rFonts w:ascii="Times New Roman" w:hAnsi="Times New Roman" w:cs="Times New Roman"/>
            <w:sz w:val="24"/>
            <w:szCs w:val="24"/>
            <w:rPrChange w:id="597" w:author="Allanur Yakubov" w:date="2024-05-13T02:26:00Z">
              <w:rPr>
                <w:rFonts w:cstheme="minorHAnsi"/>
                <w:sz w:val="28"/>
                <w:szCs w:val="28"/>
              </w:rPr>
            </w:rPrChange>
          </w:rPr>
          <w:t xml:space="preserve"> 5, care reprezint</w:t>
        </w:r>
        <w:r w:rsidRPr="006C068B">
          <w:rPr>
            <w:rFonts w:ascii="Times New Roman" w:hAnsi="Times New Roman" w:cs="Times New Roman"/>
            <w:sz w:val="24"/>
            <w:szCs w:val="24"/>
            <w:rPrChange w:id="598" w:author="Allanur Yakubov" w:date="2024-05-13T02:26:00Z">
              <w:rPr>
                <w:rFonts w:ascii="Cambria" w:hAnsi="Cambria" w:cs="Cambria"/>
                <w:sz w:val="28"/>
                <w:szCs w:val="28"/>
              </w:rPr>
            </w:rPrChange>
          </w:rPr>
          <w:t>ă</w:t>
        </w:r>
        <w:r w:rsidRPr="006C068B">
          <w:rPr>
            <w:rFonts w:ascii="Times New Roman" w:hAnsi="Times New Roman" w:cs="Times New Roman"/>
            <w:sz w:val="24"/>
            <w:szCs w:val="24"/>
            <w:rPrChange w:id="599" w:author="Allanur Yakubov" w:date="2024-05-13T02:26:00Z">
              <w:rPr>
                <w:rFonts w:cstheme="minorHAnsi"/>
                <w:sz w:val="28"/>
                <w:szCs w:val="28"/>
              </w:rPr>
            </w:rPrChange>
          </w:rPr>
          <w:t xml:space="preserve"> grupei care participa la</w:t>
        </w:r>
        <w:r>
          <w:rPr>
            <w:rFonts w:ascii="Times New Roman" w:hAnsi="Times New Roman" w:cs="Times New Roman"/>
            <w:sz w:val="24"/>
            <w:szCs w:val="24"/>
          </w:rPr>
          <w:t xml:space="preserve"> lectia</w:t>
        </w:r>
        <w:r w:rsidRPr="006C068B">
          <w:rPr>
            <w:rFonts w:ascii="Times New Roman" w:hAnsi="Times New Roman" w:cs="Times New Roman"/>
            <w:sz w:val="24"/>
            <w:szCs w:val="24"/>
            <w:rPrChange w:id="600" w:author="Allanur Yakubov" w:date="2024-05-13T02:26:00Z">
              <w:rPr>
                <w:rFonts w:cstheme="minorHAnsi"/>
                <w:sz w:val="28"/>
                <w:szCs w:val="28"/>
              </w:rPr>
            </w:rPrChange>
          </w:rPr>
          <w:t>. Atributul trebuie s</w:t>
        </w:r>
        <w:r w:rsidRPr="006C068B">
          <w:rPr>
            <w:rFonts w:ascii="Times New Roman" w:hAnsi="Times New Roman" w:cs="Times New Roman"/>
            <w:sz w:val="24"/>
            <w:szCs w:val="24"/>
            <w:rPrChange w:id="601" w:author="Allanur Yakubov" w:date="2024-05-13T02:26:00Z">
              <w:rPr>
                <w:rFonts w:ascii="Cambria" w:hAnsi="Cambria" w:cs="Cambria"/>
                <w:sz w:val="28"/>
                <w:szCs w:val="28"/>
              </w:rPr>
            </w:rPrChange>
          </w:rPr>
          <w:t>ă</w:t>
        </w:r>
        <w:r w:rsidRPr="006C068B">
          <w:rPr>
            <w:rFonts w:ascii="Times New Roman" w:hAnsi="Times New Roman" w:cs="Times New Roman"/>
            <w:sz w:val="24"/>
            <w:szCs w:val="24"/>
            <w:rPrChange w:id="602" w:author="Allanur Yakubov" w:date="2024-05-13T02:26:00Z">
              <w:rPr>
                <w:rFonts w:cstheme="minorHAnsi"/>
                <w:sz w:val="28"/>
                <w:szCs w:val="28"/>
              </w:rPr>
            </w:rPrChange>
          </w:rPr>
          <w:t xml:space="preserve"> corespund</w:t>
        </w:r>
        <w:r w:rsidRPr="006C068B">
          <w:rPr>
            <w:rFonts w:ascii="Times New Roman" w:hAnsi="Times New Roman" w:cs="Times New Roman"/>
            <w:sz w:val="24"/>
            <w:szCs w:val="24"/>
            <w:rPrChange w:id="603" w:author="Allanur Yakubov" w:date="2024-05-13T02:26:00Z">
              <w:rPr>
                <w:rFonts w:ascii="Cambria" w:hAnsi="Cambria" w:cs="Cambria"/>
                <w:sz w:val="28"/>
                <w:szCs w:val="28"/>
              </w:rPr>
            </w:rPrChange>
          </w:rPr>
          <w:t>ă</w:t>
        </w:r>
        <w:r w:rsidRPr="006C068B">
          <w:rPr>
            <w:rFonts w:ascii="Times New Roman" w:hAnsi="Times New Roman" w:cs="Times New Roman"/>
            <w:sz w:val="24"/>
            <w:szCs w:val="24"/>
            <w:rPrChange w:id="604" w:author="Allanur Yakubov" w:date="2024-05-13T02:26:00Z">
              <w:rPr>
                <w:rFonts w:cstheme="minorHAnsi"/>
                <w:sz w:val="28"/>
                <w:szCs w:val="28"/>
              </w:rPr>
            </w:rPrChange>
          </w:rPr>
          <w:t xml:space="preserve"> la o valoare a cheii primare din tabelul GRUPA</w:t>
        </w:r>
        <w:r w:rsidRPr="00235688">
          <w:rPr>
            <w:rFonts w:cstheme="minorHAnsi"/>
            <w:sz w:val="28"/>
            <w:szCs w:val="28"/>
          </w:rPr>
          <w:t>.</w:t>
        </w:r>
      </w:ins>
    </w:p>
    <w:p w14:paraId="07939935" w14:textId="77777777" w:rsidR="00D939E3" w:rsidRPr="006C068B" w:rsidRDefault="00D939E3">
      <w:pPr>
        <w:pStyle w:val="NoSpacing"/>
        <w:spacing w:line="276" w:lineRule="auto"/>
        <w:ind w:firstLine="720"/>
        <w:jc w:val="both"/>
        <w:rPr>
          <w:ins w:id="605" w:author="Allanur Yakubov" w:date="2024-05-12T23:36:00Z"/>
          <w:rFonts w:ascii="Times New Roman" w:hAnsi="Times New Roman" w:cs="Times New Roman"/>
          <w:sz w:val="24"/>
          <w:szCs w:val="24"/>
          <w:rPrChange w:id="606" w:author="Allanur Yakubov" w:date="2024-05-13T02:25:00Z">
            <w:rPr>
              <w:ins w:id="607" w:author="Allanur Yakubov" w:date="2024-05-12T23:36:00Z"/>
              <w:rFonts w:ascii="Times New Roman" w:hAnsi="Times New Roman" w:cs="Times New Roman"/>
              <w:color w:val="FF0000"/>
              <w:sz w:val="24"/>
              <w:szCs w:val="24"/>
            </w:rPr>
          </w:rPrChange>
        </w:rPr>
        <w:pPrChange w:id="608" w:author="Allanur Yakubov" w:date="2024-05-13T02:22:00Z">
          <w:pPr>
            <w:pStyle w:val="NoSpacing"/>
            <w:spacing w:line="276" w:lineRule="auto"/>
            <w:jc w:val="both"/>
          </w:pPr>
        </w:pPrChange>
      </w:pPr>
    </w:p>
    <w:p w14:paraId="446945DE" w14:textId="77777777" w:rsidR="00D939E3" w:rsidRDefault="00D939E3" w:rsidP="00D939E3">
      <w:pPr>
        <w:pStyle w:val="NoSpacing"/>
        <w:spacing w:line="276" w:lineRule="auto"/>
        <w:jc w:val="both"/>
        <w:rPr>
          <w:ins w:id="609" w:author="Allanur Yakubov" w:date="2024-05-13T02:32:00Z"/>
          <w:rFonts w:ascii="Times New Roman" w:hAnsi="Times New Roman" w:cs="Times New Roman"/>
          <w:sz w:val="24"/>
          <w:szCs w:val="24"/>
          <w:lang w:val="en-GB"/>
        </w:rPr>
      </w:pPr>
    </w:p>
    <w:p w14:paraId="15AA37A8" w14:textId="77777777" w:rsidR="00D939E3" w:rsidRDefault="00D939E3" w:rsidP="00D939E3">
      <w:pPr>
        <w:pStyle w:val="NoSpacing"/>
        <w:spacing w:line="276" w:lineRule="auto"/>
        <w:jc w:val="both"/>
        <w:rPr>
          <w:ins w:id="610" w:author="Allanur Yakubov" w:date="2024-05-13T02:32:00Z"/>
          <w:rFonts w:ascii="Times New Roman" w:hAnsi="Times New Roman" w:cs="Times New Roman"/>
          <w:sz w:val="24"/>
          <w:szCs w:val="24"/>
          <w:lang w:val="en-GB"/>
        </w:rPr>
      </w:pPr>
    </w:p>
    <w:p w14:paraId="3E25F1FC" w14:textId="77777777" w:rsidR="00D939E3" w:rsidRPr="002E7E6A" w:rsidRDefault="00D939E3" w:rsidP="00D939E3">
      <w:pPr>
        <w:pStyle w:val="Heading1"/>
        <w:rPr>
          <w:ins w:id="611" w:author="Allanur Yakubov" w:date="2024-05-13T02:32:00Z"/>
          <w:rFonts w:asciiTheme="minorHAnsi" w:hAnsiTheme="minorHAnsi" w:cstheme="minorHAnsi"/>
          <w:color w:val="auto"/>
          <w:sz w:val="28"/>
          <w:szCs w:val="28"/>
          <w:rPrChange w:id="612" w:author="Allanur Yakubov" w:date="2024-05-13T02:32:00Z">
            <w:rPr>
              <w:ins w:id="613" w:author="Allanur Yakubov" w:date="2024-05-13T02:32:00Z"/>
              <w:rFonts w:asciiTheme="minorHAnsi" w:hAnsiTheme="minorHAnsi" w:cstheme="minorHAnsi"/>
              <w:sz w:val="22"/>
              <w:szCs w:val="22"/>
            </w:rPr>
          </w:rPrChange>
        </w:rPr>
      </w:pPr>
      <w:bookmarkStart w:id="614" w:name="_Toc104068355"/>
      <w:ins w:id="615" w:author="Allanur Yakubov" w:date="2024-05-13T02:32:00Z">
        <w:r w:rsidRPr="002E7E6A">
          <w:rPr>
            <w:rFonts w:asciiTheme="minorHAnsi" w:hAnsiTheme="minorHAnsi" w:cstheme="minorHAnsi"/>
            <w:color w:val="auto"/>
            <w:sz w:val="28"/>
            <w:szCs w:val="28"/>
            <w:rPrChange w:id="616" w:author="Allanur Yakubov" w:date="2024-05-13T02:32:00Z">
              <w:rPr>
                <w:rFonts w:asciiTheme="minorHAnsi" w:hAnsiTheme="minorHAnsi" w:cstheme="minorHAnsi"/>
                <w:b/>
                <w:bCs/>
                <w:sz w:val="22"/>
                <w:szCs w:val="22"/>
              </w:rPr>
            </w:rPrChange>
          </w:rPr>
          <w:t xml:space="preserve">6. </w:t>
        </w:r>
        <w:r w:rsidRPr="002E7E6A">
          <w:rPr>
            <w:rFonts w:asciiTheme="minorHAnsi" w:hAnsiTheme="minorHAnsi" w:cstheme="minorHAnsi"/>
            <w:color w:val="auto"/>
            <w:sz w:val="28"/>
            <w:szCs w:val="28"/>
            <w:rPrChange w:id="617" w:author="Allanur Yakubov" w:date="2024-05-13T02:32:00Z">
              <w:rPr>
                <w:rFonts w:asciiTheme="minorHAnsi" w:hAnsiTheme="minorHAnsi" w:cstheme="minorHAnsi"/>
                <w:sz w:val="22"/>
                <w:szCs w:val="22"/>
              </w:rPr>
            </w:rPrChange>
          </w:rPr>
          <w:t>Realizarea diagramei entitate-rela</w:t>
        </w:r>
        <w:r w:rsidRPr="002E7E6A">
          <w:rPr>
            <w:rFonts w:ascii="Cambria" w:hAnsi="Cambria" w:cs="Cambria"/>
            <w:color w:val="auto"/>
            <w:sz w:val="28"/>
            <w:szCs w:val="28"/>
            <w:rPrChange w:id="618" w:author="Allanur Yakubov" w:date="2024-05-13T02:32:00Z">
              <w:rPr>
                <w:rFonts w:ascii="Cambria" w:hAnsi="Cambria" w:cs="Cambria"/>
                <w:sz w:val="22"/>
                <w:szCs w:val="22"/>
              </w:rPr>
            </w:rPrChange>
          </w:rPr>
          <w:t>ț</w:t>
        </w:r>
        <w:r w:rsidRPr="002E7E6A">
          <w:rPr>
            <w:rFonts w:asciiTheme="minorHAnsi" w:hAnsiTheme="minorHAnsi" w:cstheme="minorHAnsi"/>
            <w:color w:val="auto"/>
            <w:sz w:val="28"/>
            <w:szCs w:val="28"/>
            <w:rPrChange w:id="619" w:author="Allanur Yakubov" w:date="2024-05-13T02:32:00Z">
              <w:rPr>
                <w:rFonts w:asciiTheme="minorHAnsi" w:hAnsiTheme="minorHAnsi" w:cstheme="minorHAnsi"/>
                <w:sz w:val="22"/>
                <w:szCs w:val="22"/>
              </w:rPr>
            </w:rPrChange>
          </w:rPr>
          <w:t>ie corespunz</w:t>
        </w:r>
        <w:r w:rsidRPr="002E7E6A">
          <w:rPr>
            <w:rFonts w:ascii="Cambria" w:hAnsi="Cambria" w:cs="Cambria"/>
            <w:color w:val="auto"/>
            <w:sz w:val="28"/>
            <w:szCs w:val="28"/>
            <w:rPrChange w:id="620" w:author="Allanur Yakubov" w:date="2024-05-13T02:32:00Z">
              <w:rPr>
                <w:rFonts w:ascii="Cambria" w:hAnsi="Cambria" w:cs="Cambria"/>
                <w:sz w:val="22"/>
                <w:szCs w:val="22"/>
              </w:rPr>
            </w:rPrChange>
          </w:rPr>
          <w:t>ă</w:t>
        </w:r>
        <w:r w:rsidRPr="002E7E6A">
          <w:rPr>
            <w:rFonts w:asciiTheme="minorHAnsi" w:hAnsiTheme="minorHAnsi" w:cstheme="minorHAnsi"/>
            <w:color w:val="auto"/>
            <w:sz w:val="28"/>
            <w:szCs w:val="28"/>
            <w:rPrChange w:id="621" w:author="Allanur Yakubov" w:date="2024-05-13T02:32:00Z">
              <w:rPr>
                <w:rFonts w:asciiTheme="minorHAnsi" w:hAnsiTheme="minorHAnsi" w:cstheme="minorHAnsi"/>
                <w:sz w:val="22"/>
                <w:szCs w:val="22"/>
              </w:rPr>
            </w:rPrChange>
          </w:rPr>
          <w:t>toare descrierii de la punctele 3-5.</w:t>
        </w:r>
        <w:bookmarkEnd w:id="614"/>
        <w:r w:rsidRPr="002E7E6A">
          <w:rPr>
            <w:rFonts w:asciiTheme="minorHAnsi" w:hAnsiTheme="minorHAnsi" w:cstheme="minorHAnsi"/>
            <w:color w:val="auto"/>
            <w:sz w:val="28"/>
            <w:szCs w:val="28"/>
            <w:rPrChange w:id="622" w:author="Allanur Yakubov" w:date="2024-05-13T02:32:00Z">
              <w:rPr>
                <w:rFonts w:asciiTheme="minorHAnsi" w:hAnsiTheme="minorHAnsi" w:cstheme="minorHAnsi"/>
                <w:sz w:val="22"/>
                <w:szCs w:val="22"/>
              </w:rPr>
            </w:rPrChange>
          </w:rPr>
          <w:t xml:space="preserve"> </w:t>
        </w:r>
      </w:ins>
    </w:p>
    <w:p w14:paraId="50C1351A" w14:textId="77777777" w:rsidR="00D939E3" w:rsidRDefault="00D939E3" w:rsidP="00D939E3">
      <w:pPr>
        <w:pStyle w:val="NoSpacing"/>
        <w:spacing w:line="276" w:lineRule="auto"/>
        <w:jc w:val="both"/>
        <w:rPr>
          <w:ins w:id="623" w:author="Allanur Yakubov" w:date="2024-05-13T03:06:00Z"/>
          <w:rFonts w:ascii="Times New Roman" w:hAnsi="Times New Roman" w:cs="Times New Roman"/>
          <w:sz w:val="28"/>
          <w:szCs w:val="28"/>
          <w:lang w:val="en-GB"/>
        </w:rPr>
      </w:pPr>
    </w:p>
    <w:p w14:paraId="1F1EF725" w14:textId="77777777" w:rsidR="00D939E3" w:rsidRDefault="00D939E3" w:rsidP="00D939E3">
      <w:pPr>
        <w:pStyle w:val="NoSpacing"/>
        <w:spacing w:line="276" w:lineRule="auto"/>
        <w:jc w:val="both"/>
        <w:rPr>
          <w:ins w:id="624" w:author="Allanur Yakubov" w:date="2024-05-13T03:06:00Z"/>
          <w:rFonts w:ascii="Times New Roman" w:hAnsi="Times New Roman" w:cs="Times New Roman"/>
          <w:sz w:val="28"/>
          <w:szCs w:val="28"/>
          <w:lang w:val="en-GB"/>
        </w:rPr>
      </w:pPr>
    </w:p>
    <w:p w14:paraId="01FC11F9" w14:textId="77777777" w:rsidR="00D939E3" w:rsidRDefault="00D939E3" w:rsidP="00D939E3">
      <w:pPr>
        <w:pStyle w:val="NoSpacing"/>
        <w:spacing w:line="276" w:lineRule="auto"/>
        <w:jc w:val="both"/>
        <w:rPr>
          <w:ins w:id="625" w:author="Allanur Yakubov" w:date="2024-05-13T03:08:00Z"/>
          <w:rFonts w:cs="Times New Roman"/>
          <w:sz w:val="28"/>
          <w:szCs w:val="28"/>
          <w:lang w:val="en-GB"/>
        </w:rPr>
      </w:pPr>
    </w:p>
    <w:p w14:paraId="3FCE0C4B" w14:textId="6CBE5DA6" w:rsidR="00D939E3" w:rsidRDefault="00760F47" w:rsidP="00D939E3">
      <w:pPr>
        <w:pStyle w:val="NoSpacing"/>
        <w:spacing w:line="276" w:lineRule="auto"/>
        <w:jc w:val="both"/>
        <w:rPr>
          <w:rFonts w:cs="Times New Roman"/>
          <w:sz w:val="28"/>
          <w:szCs w:val="28"/>
          <w:lang w:val="en-GB"/>
        </w:rPr>
      </w:pPr>
      <w:r w:rsidRPr="00760F47">
        <w:rPr>
          <w:rFonts w:cs="Times New Roman"/>
          <w:noProof/>
          <w:sz w:val="28"/>
          <w:szCs w:val="28"/>
          <w:lang w:val="en-GB"/>
        </w:rPr>
        <w:drawing>
          <wp:inline distT="0" distB="0" distL="0" distR="0" wp14:anchorId="5E1B87B6" wp14:editId="0A01946B">
            <wp:extent cx="5836920" cy="3433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6920" cy="3433445"/>
                    </a:xfrm>
                    <a:prstGeom prst="rect">
                      <a:avLst/>
                    </a:prstGeom>
                  </pic:spPr>
                </pic:pic>
              </a:graphicData>
            </a:graphic>
          </wp:inline>
        </w:drawing>
      </w:r>
    </w:p>
    <w:p w14:paraId="555A8D51" w14:textId="0DEC35F8" w:rsidR="005246A1" w:rsidRDefault="005246A1" w:rsidP="00D939E3">
      <w:pPr>
        <w:pStyle w:val="NoSpacing"/>
        <w:spacing w:line="276" w:lineRule="auto"/>
        <w:jc w:val="both"/>
        <w:rPr>
          <w:rFonts w:cs="Times New Roman"/>
          <w:sz w:val="28"/>
          <w:szCs w:val="28"/>
          <w:lang w:val="en-GB"/>
        </w:rPr>
      </w:pPr>
    </w:p>
    <w:p w14:paraId="39DF20E5" w14:textId="3FFDB4B4" w:rsidR="005246A1" w:rsidRDefault="005246A1" w:rsidP="00D939E3">
      <w:pPr>
        <w:pStyle w:val="NoSpacing"/>
        <w:spacing w:line="276" w:lineRule="auto"/>
        <w:jc w:val="both"/>
        <w:rPr>
          <w:rFonts w:cs="Times New Roman"/>
          <w:sz w:val="28"/>
          <w:szCs w:val="28"/>
          <w:lang w:val="en-GB"/>
        </w:rPr>
      </w:pPr>
    </w:p>
    <w:p w14:paraId="030A2A1F" w14:textId="37FE9ABD" w:rsidR="005246A1" w:rsidRDefault="005246A1" w:rsidP="00D939E3">
      <w:pPr>
        <w:pStyle w:val="NoSpacing"/>
        <w:spacing w:line="276" w:lineRule="auto"/>
        <w:jc w:val="both"/>
        <w:rPr>
          <w:rFonts w:cs="Times New Roman"/>
          <w:sz w:val="28"/>
          <w:szCs w:val="28"/>
          <w:lang w:val="en-GB"/>
        </w:rPr>
      </w:pPr>
    </w:p>
    <w:p w14:paraId="3D831656" w14:textId="68FCAB45" w:rsidR="005246A1" w:rsidRDefault="005246A1" w:rsidP="00D939E3">
      <w:pPr>
        <w:pStyle w:val="NoSpacing"/>
        <w:spacing w:line="276" w:lineRule="auto"/>
        <w:jc w:val="both"/>
        <w:rPr>
          <w:rFonts w:cs="Times New Roman"/>
          <w:sz w:val="28"/>
          <w:szCs w:val="28"/>
          <w:lang w:val="en-GB"/>
        </w:rPr>
      </w:pPr>
    </w:p>
    <w:p w14:paraId="7D1D8005" w14:textId="2E3E4EA9" w:rsidR="00D939E3" w:rsidRDefault="00D939E3" w:rsidP="00D939E3">
      <w:pPr>
        <w:pStyle w:val="Heading1"/>
        <w:rPr>
          <w:rFonts w:asciiTheme="minorHAnsi" w:hAnsiTheme="minorHAnsi" w:cstheme="minorHAnsi"/>
          <w:sz w:val="22"/>
          <w:szCs w:val="22"/>
        </w:rPr>
      </w:pPr>
      <w:proofErr w:type="gramStart"/>
      <w:ins w:id="626" w:author="Allanur Yakubov" w:date="2024-05-13T03:06:00Z">
        <w:r w:rsidRPr="002C59B9">
          <w:rPr>
            <w:rFonts w:asciiTheme="minorHAnsi" w:hAnsiTheme="minorHAnsi" w:cs="Times New Roman"/>
            <w:color w:val="auto"/>
            <w:sz w:val="28"/>
            <w:szCs w:val="28"/>
            <w:lang w:val="en-GB"/>
            <w:rPrChange w:id="627" w:author="Allanur Yakubov" w:date="2024-05-13T03:06:00Z">
              <w:rPr>
                <w:rFonts w:ascii="Times New Roman" w:hAnsi="Times New Roman" w:cs="Times New Roman"/>
                <w:sz w:val="28"/>
                <w:szCs w:val="28"/>
                <w:lang w:val="en-GB"/>
              </w:rPr>
            </w:rPrChange>
          </w:rPr>
          <w:t>7.</w:t>
        </w:r>
        <w:r w:rsidRPr="002C59B9">
          <w:rPr>
            <w:rFonts w:asciiTheme="minorHAnsi" w:hAnsiTheme="minorHAnsi" w:cstheme="minorHAnsi"/>
            <w:b/>
            <w:bCs/>
            <w:color w:val="auto"/>
            <w:sz w:val="28"/>
            <w:szCs w:val="28"/>
            <w:rPrChange w:id="628" w:author="Allanur Yakubov" w:date="2024-05-13T03:06:00Z">
              <w:rPr>
                <w:rFonts w:asciiTheme="minorHAnsi" w:hAnsiTheme="minorHAnsi" w:cstheme="minorHAnsi"/>
                <w:b/>
                <w:bCs/>
                <w:sz w:val="22"/>
                <w:szCs w:val="22"/>
              </w:rPr>
            </w:rPrChange>
          </w:rPr>
          <w:t xml:space="preserve"> .</w:t>
        </w:r>
        <w:proofErr w:type="gramEnd"/>
        <w:r w:rsidRPr="002C59B9">
          <w:rPr>
            <w:rFonts w:asciiTheme="minorHAnsi" w:hAnsiTheme="minorHAnsi" w:cstheme="minorHAnsi"/>
            <w:b/>
            <w:bCs/>
            <w:color w:val="auto"/>
            <w:sz w:val="28"/>
            <w:szCs w:val="28"/>
            <w:rPrChange w:id="629" w:author="Allanur Yakubov" w:date="2024-05-13T03:06:00Z">
              <w:rPr>
                <w:rFonts w:asciiTheme="minorHAnsi" w:hAnsiTheme="minorHAnsi" w:cstheme="minorHAnsi"/>
                <w:b/>
                <w:bCs/>
                <w:sz w:val="22"/>
                <w:szCs w:val="22"/>
              </w:rPr>
            </w:rPrChange>
          </w:rPr>
          <w:t xml:space="preserve"> </w:t>
        </w:r>
        <w:r w:rsidRPr="002C59B9">
          <w:rPr>
            <w:rFonts w:asciiTheme="minorHAnsi" w:hAnsiTheme="minorHAnsi" w:cstheme="minorHAnsi"/>
            <w:color w:val="auto"/>
            <w:sz w:val="28"/>
            <w:szCs w:val="28"/>
            <w:rPrChange w:id="630" w:author="Allanur Yakubov" w:date="2024-05-13T03:06:00Z">
              <w:rPr>
                <w:rFonts w:asciiTheme="minorHAnsi" w:hAnsiTheme="minorHAnsi" w:cstheme="minorHAnsi"/>
                <w:sz w:val="22"/>
                <w:szCs w:val="22"/>
              </w:rPr>
            </w:rPrChange>
          </w:rPr>
          <w:t>Realizarea diagramei conceptuale corespunz</w:t>
        </w:r>
        <w:r w:rsidRPr="002C59B9">
          <w:rPr>
            <w:rFonts w:ascii="Cambria" w:hAnsi="Cambria" w:cs="Cambria"/>
            <w:color w:val="auto"/>
            <w:sz w:val="28"/>
            <w:szCs w:val="28"/>
            <w:rPrChange w:id="631" w:author="Allanur Yakubov" w:date="2024-05-13T03:06:00Z">
              <w:rPr>
                <w:rFonts w:ascii="Cambria" w:hAnsi="Cambria" w:cs="Cambria"/>
                <w:sz w:val="22"/>
                <w:szCs w:val="22"/>
              </w:rPr>
            </w:rPrChange>
          </w:rPr>
          <w:t>ă</w:t>
        </w:r>
        <w:r w:rsidRPr="002C59B9">
          <w:rPr>
            <w:rFonts w:asciiTheme="minorHAnsi" w:hAnsiTheme="minorHAnsi" w:cstheme="minorHAnsi"/>
            <w:color w:val="auto"/>
            <w:sz w:val="28"/>
            <w:szCs w:val="28"/>
            <w:rPrChange w:id="632" w:author="Allanur Yakubov" w:date="2024-05-13T03:06:00Z">
              <w:rPr>
                <w:rFonts w:asciiTheme="minorHAnsi" w:hAnsiTheme="minorHAnsi" w:cstheme="minorHAnsi"/>
                <w:sz w:val="22"/>
                <w:szCs w:val="22"/>
              </w:rPr>
            </w:rPrChange>
          </w:rPr>
          <w:t>toare diagramei entitate-rela</w:t>
        </w:r>
        <w:r w:rsidRPr="002C59B9">
          <w:rPr>
            <w:rFonts w:ascii="Cambria" w:hAnsi="Cambria" w:cs="Cambria"/>
            <w:color w:val="auto"/>
            <w:sz w:val="28"/>
            <w:szCs w:val="28"/>
            <w:rPrChange w:id="633" w:author="Allanur Yakubov" w:date="2024-05-13T03:06:00Z">
              <w:rPr>
                <w:rFonts w:ascii="Cambria" w:hAnsi="Cambria" w:cs="Cambria"/>
                <w:sz w:val="22"/>
                <w:szCs w:val="22"/>
              </w:rPr>
            </w:rPrChange>
          </w:rPr>
          <w:t>ț</w:t>
        </w:r>
        <w:r w:rsidRPr="002C59B9">
          <w:rPr>
            <w:rFonts w:asciiTheme="minorHAnsi" w:hAnsiTheme="minorHAnsi" w:cstheme="minorHAnsi"/>
            <w:color w:val="auto"/>
            <w:sz w:val="28"/>
            <w:szCs w:val="28"/>
            <w:rPrChange w:id="634" w:author="Allanur Yakubov" w:date="2024-05-13T03:06:00Z">
              <w:rPr>
                <w:rFonts w:asciiTheme="minorHAnsi" w:hAnsiTheme="minorHAnsi" w:cstheme="minorHAnsi"/>
                <w:sz w:val="22"/>
                <w:szCs w:val="22"/>
              </w:rPr>
            </w:rPrChange>
          </w:rPr>
          <w:t>ie proiectate la punctul 6. Diagrama conceptual</w:t>
        </w:r>
        <w:r w:rsidRPr="002C59B9">
          <w:rPr>
            <w:rFonts w:ascii="Cambria" w:hAnsi="Cambria" w:cs="Cambria"/>
            <w:color w:val="auto"/>
            <w:sz w:val="28"/>
            <w:szCs w:val="28"/>
            <w:rPrChange w:id="635" w:author="Allanur Yakubov" w:date="2024-05-13T03:06:00Z">
              <w:rPr>
                <w:rFonts w:ascii="Cambria" w:hAnsi="Cambria" w:cs="Cambria"/>
                <w:sz w:val="22"/>
                <w:szCs w:val="22"/>
              </w:rPr>
            </w:rPrChange>
          </w:rPr>
          <w:t>ă</w:t>
        </w:r>
        <w:r w:rsidRPr="002C59B9">
          <w:rPr>
            <w:rFonts w:asciiTheme="minorHAnsi" w:hAnsiTheme="minorHAnsi" w:cstheme="minorHAnsi"/>
            <w:color w:val="auto"/>
            <w:sz w:val="28"/>
            <w:szCs w:val="28"/>
            <w:rPrChange w:id="636" w:author="Allanur Yakubov" w:date="2024-05-13T03:06:00Z">
              <w:rPr>
                <w:rFonts w:asciiTheme="minorHAnsi" w:hAnsiTheme="minorHAnsi" w:cstheme="minorHAnsi"/>
                <w:sz w:val="22"/>
                <w:szCs w:val="22"/>
              </w:rPr>
            </w:rPrChange>
          </w:rPr>
          <w:t xml:space="preserve"> ob</w:t>
        </w:r>
        <w:r w:rsidRPr="002C59B9">
          <w:rPr>
            <w:rFonts w:ascii="Cambria" w:hAnsi="Cambria" w:cs="Cambria"/>
            <w:color w:val="auto"/>
            <w:sz w:val="28"/>
            <w:szCs w:val="28"/>
            <w:rPrChange w:id="637" w:author="Allanur Yakubov" w:date="2024-05-13T03:06:00Z">
              <w:rPr>
                <w:rFonts w:ascii="Cambria" w:hAnsi="Cambria" w:cs="Cambria"/>
                <w:sz w:val="22"/>
                <w:szCs w:val="22"/>
              </w:rPr>
            </w:rPrChange>
          </w:rPr>
          <w:t>ț</w:t>
        </w:r>
        <w:r w:rsidRPr="002C59B9">
          <w:rPr>
            <w:rFonts w:asciiTheme="minorHAnsi" w:hAnsiTheme="minorHAnsi" w:cstheme="minorHAnsi"/>
            <w:color w:val="auto"/>
            <w:sz w:val="28"/>
            <w:szCs w:val="28"/>
            <w:rPrChange w:id="638" w:author="Allanur Yakubov" w:date="2024-05-13T03:06:00Z">
              <w:rPr>
                <w:rFonts w:asciiTheme="minorHAnsi" w:hAnsiTheme="minorHAnsi" w:cstheme="minorHAnsi"/>
                <w:sz w:val="22"/>
                <w:szCs w:val="22"/>
              </w:rPr>
            </w:rPrChange>
          </w:rPr>
          <w:t>inut</w:t>
        </w:r>
        <w:r w:rsidRPr="002C59B9">
          <w:rPr>
            <w:rFonts w:ascii="Cambria" w:hAnsi="Cambria" w:cs="Cambria"/>
            <w:color w:val="auto"/>
            <w:sz w:val="28"/>
            <w:szCs w:val="28"/>
            <w:rPrChange w:id="639" w:author="Allanur Yakubov" w:date="2024-05-13T03:06:00Z">
              <w:rPr>
                <w:rFonts w:ascii="Cambria" w:hAnsi="Cambria" w:cs="Cambria"/>
                <w:sz w:val="22"/>
                <w:szCs w:val="22"/>
              </w:rPr>
            </w:rPrChange>
          </w:rPr>
          <w:t>ă</w:t>
        </w:r>
        <w:r w:rsidRPr="002C59B9">
          <w:rPr>
            <w:rFonts w:asciiTheme="minorHAnsi" w:hAnsiTheme="minorHAnsi" w:cstheme="minorHAnsi"/>
            <w:color w:val="auto"/>
            <w:sz w:val="28"/>
            <w:szCs w:val="28"/>
            <w:rPrChange w:id="640" w:author="Allanur Yakubov" w:date="2024-05-13T03:06:00Z">
              <w:rPr>
                <w:rFonts w:asciiTheme="minorHAnsi" w:hAnsiTheme="minorHAnsi" w:cstheme="minorHAnsi"/>
                <w:sz w:val="22"/>
                <w:szCs w:val="22"/>
              </w:rPr>
            </w:rPrChange>
          </w:rPr>
          <w:t xml:space="preserve"> trebuie s</w:t>
        </w:r>
        <w:r w:rsidRPr="002C59B9">
          <w:rPr>
            <w:rFonts w:ascii="Cambria" w:hAnsi="Cambria" w:cs="Cambria"/>
            <w:color w:val="auto"/>
            <w:sz w:val="28"/>
            <w:szCs w:val="28"/>
            <w:rPrChange w:id="641" w:author="Allanur Yakubov" w:date="2024-05-13T03:06:00Z">
              <w:rPr>
                <w:rFonts w:ascii="Cambria" w:hAnsi="Cambria" w:cs="Cambria"/>
                <w:sz w:val="22"/>
                <w:szCs w:val="22"/>
              </w:rPr>
            </w:rPrChange>
          </w:rPr>
          <w:t>ă</w:t>
        </w:r>
        <w:r w:rsidRPr="002C59B9">
          <w:rPr>
            <w:rFonts w:asciiTheme="minorHAnsi" w:hAnsiTheme="minorHAnsi" w:cstheme="minorHAnsi"/>
            <w:color w:val="auto"/>
            <w:sz w:val="28"/>
            <w:szCs w:val="28"/>
            <w:rPrChange w:id="642" w:author="Allanur Yakubov" w:date="2024-05-13T03:06:00Z">
              <w:rPr>
                <w:rFonts w:asciiTheme="minorHAnsi" w:hAnsiTheme="minorHAnsi" w:cstheme="minorHAnsi"/>
                <w:sz w:val="22"/>
                <w:szCs w:val="22"/>
              </w:rPr>
            </w:rPrChange>
          </w:rPr>
          <w:t xml:space="preserve"> con</w:t>
        </w:r>
        <w:r w:rsidRPr="002C59B9">
          <w:rPr>
            <w:rFonts w:ascii="Cambria" w:hAnsi="Cambria" w:cs="Cambria"/>
            <w:color w:val="auto"/>
            <w:sz w:val="28"/>
            <w:szCs w:val="28"/>
            <w:rPrChange w:id="643" w:author="Allanur Yakubov" w:date="2024-05-13T03:06:00Z">
              <w:rPr>
                <w:rFonts w:ascii="Cambria" w:hAnsi="Cambria" w:cs="Cambria"/>
                <w:sz w:val="22"/>
                <w:szCs w:val="22"/>
              </w:rPr>
            </w:rPrChange>
          </w:rPr>
          <w:t>ț</w:t>
        </w:r>
        <w:r w:rsidRPr="002C59B9">
          <w:rPr>
            <w:rFonts w:asciiTheme="minorHAnsi" w:hAnsiTheme="minorHAnsi" w:cstheme="minorHAnsi"/>
            <w:color w:val="auto"/>
            <w:sz w:val="28"/>
            <w:szCs w:val="28"/>
            <w:rPrChange w:id="644" w:author="Allanur Yakubov" w:date="2024-05-13T03:06:00Z">
              <w:rPr>
                <w:rFonts w:asciiTheme="minorHAnsi" w:hAnsiTheme="minorHAnsi" w:cstheme="minorHAnsi"/>
                <w:sz w:val="22"/>
                <w:szCs w:val="22"/>
              </w:rPr>
            </w:rPrChange>
          </w:rPr>
          <w:t>in</w:t>
        </w:r>
        <w:r w:rsidRPr="002C59B9">
          <w:rPr>
            <w:rFonts w:ascii="Cambria" w:hAnsi="Cambria" w:cs="Cambria"/>
            <w:color w:val="auto"/>
            <w:sz w:val="28"/>
            <w:szCs w:val="28"/>
            <w:rPrChange w:id="645" w:author="Allanur Yakubov" w:date="2024-05-13T03:06:00Z">
              <w:rPr>
                <w:rFonts w:ascii="Cambria" w:hAnsi="Cambria" w:cs="Cambria"/>
                <w:sz w:val="22"/>
                <w:szCs w:val="22"/>
              </w:rPr>
            </w:rPrChange>
          </w:rPr>
          <w:t>ă</w:t>
        </w:r>
        <w:r w:rsidRPr="002C59B9">
          <w:rPr>
            <w:rFonts w:asciiTheme="minorHAnsi" w:hAnsiTheme="minorHAnsi" w:cstheme="minorHAnsi"/>
            <w:color w:val="auto"/>
            <w:sz w:val="28"/>
            <w:szCs w:val="28"/>
            <w:rPrChange w:id="646" w:author="Allanur Yakubov" w:date="2024-05-13T03:06:00Z">
              <w:rPr>
                <w:rFonts w:asciiTheme="minorHAnsi" w:hAnsiTheme="minorHAnsi" w:cstheme="minorHAnsi"/>
                <w:sz w:val="22"/>
                <w:szCs w:val="22"/>
              </w:rPr>
            </w:rPrChange>
          </w:rPr>
          <w:t xml:space="preserve"> minimum 6 tabele (f</w:t>
        </w:r>
        <w:r w:rsidRPr="002C59B9">
          <w:rPr>
            <w:rFonts w:ascii="Cambria" w:hAnsi="Cambria" w:cs="Cambria"/>
            <w:color w:val="auto"/>
            <w:sz w:val="28"/>
            <w:szCs w:val="28"/>
            <w:rPrChange w:id="647" w:author="Allanur Yakubov" w:date="2024-05-13T03:06:00Z">
              <w:rPr>
                <w:rFonts w:ascii="Cambria" w:hAnsi="Cambria" w:cs="Cambria"/>
                <w:sz w:val="22"/>
                <w:szCs w:val="22"/>
              </w:rPr>
            </w:rPrChange>
          </w:rPr>
          <w:t>ă</w:t>
        </w:r>
        <w:r w:rsidRPr="002C59B9">
          <w:rPr>
            <w:rFonts w:asciiTheme="minorHAnsi" w:hAnsiTheme="minorHAnsi" w:cstheme="minorHAnsi"/>
            <w:color w:val="auto"/>
            <w:sz w:val="28"/>
            <w:szCs w:val="28"/>
            <w:rPrChange w:id="648" w:author="Allanur Yakubov" w:date="2024-05-13T03:06:00Z">
              <w:rPr>
                <w:rFonts w:asciiTheme="minorHAnsi" w:hAnsiTheme="minorHAnsi" w:cstheme="minorHAnsi"/>
                <w:sz w:val="22"/>
                <w:szCs w:val="22"/>
              </w:rPr>
            </w:rPrChange>
          </w:rPr>
          <w:t>r</w:t>
        </w:r>
        <w:r w:rsidRPr="002C59B9">
          <w:rPr>
            <w:rFonts w:ascii="Cambria" w:hAnsi="Cambria" w:cs="Cambria"/>
            <w:color w:val="auto"/>
            <w:sz w:val="28"/>
            <w:szCs w:val="28"/>
            <w:rPrChange w:id="649" w:author="Allanur Yakubov" w:date="2024-05-13T03:06:00Z">
              <w:rPr>
                <w:rFonts w:ascii="Cambria" w:hAnsi="Cambria" w:cs="Cambria"/>
                <w:sz w:val="22"/>
                <w:szCs w:val="22"/>
              </w:rPr>
            </w:rPrChange>
          </w:rPr>
          <w:t>ă</w:t>
        </w:r>
        <w:r w:rsidRPr="002C59B9">
          <w:rPr>
            <w:rFonts w:asciiTheme="minorHAnsi" w:hAnsiTheme="minorHAnsi" w:cstheme="minorHAnsi"/>
            <w:color w:val="auto"/>
            <w:sz w:val="28"/>
            <w:szCs w:val="28"/>
            <w:rPrChange w:id="650" w:author="Allanur Yakubov" w:date="2024-05-13T03:06:00Z">
              <w:rPr>
                <w:rFonts w:asciiTheme="minorHAnsi" w:hAnsiTheme="minorHAnsi" w:cstheme="minorHAnsi"/>
                <w:sz w:val="22"/>
                <w:szCs w:val="22"/>
              </w:rPr>
            </w:rPrChange>
          </w:rPr>
          <w:t xml:space="preserve"> considerarea subentit</w:t>
        </w:r>
        <w:r w:rsidRPr="002C59B9">
          <w:rPr>
            <w:rFonts w:ascii="Cambria" w:hAnsi="Cambria" w:cs="Cambria"/>
            <w:color w:val="auto"/>
            <w:sz w:val="28"/>
            <w:szCs w:val="28"/>
            <w:rPrChange w:id="651" w:author="Allanur Yakubov" w:date="2024-05-13T03:06:00Z">
              <w:rPr>
                <w:rFonts w:ascii="Cambria" w:hAnsi="Cambria" w:cs="Cambria"/>
                <w:sz w:val="22"/>
                <w:szCs w:val="22"/>
              </w:rPr>
            </w:rPrChange>
          </w:rPr>
          <w:t>ăț</w:t>
        </w:r>
        <w:r w:rsidRPr="002C59B9">
          <w:rPr>
            <w:rFonts w:asciiTheme="minorHAnsi" w:hAnsiTheme="minorHAnsi" w:cstheme="minorHAnsi"/>
            <w:color w:val="auto"/>
            <w:sz w:val="28"/>
            <w:szCs w:val="28"/>
            <w:rPrChange w:id="652" w:author="Allanur Yakubov" w:date="2024-05-13T03:06:00Z">
              <w:rPr>
                <w:rFonts w:asciiTheme="minorHAnsi" w:hAnsiTheme="minorHAnsi" w:cstheme="minorHAnsi"/>
                <w:sz w:val="22"/>
                <w:szCs w:val="22"/>
              </w:rPr>
            </w:rPrChange>
          </w:rPr>
          <w:t>ilor), dintre care cel pu</w:t>
        </w:r>
        <w:r w:rsidRPr="002C59B9">
          <w:rPr>
            <w:rFonts w:ascii="Cambria" w:hAnsi="Cambria" w:cs="Cambria"/>
            <w:color w:val="auto"/>
            <w:sz w:val="28"/>
            <w:szCs w:val="28"/>
            <w:rPrChange w:id="653" w:author="Allanur Yakubov" w:date="2024-05-13T03:06:00Z">
              <w:rPr>
                <w:rFonts w:ascii="Cambria" w:hAnsi="Cambria" w:cs="Cambria"/>
                <w:sz w:val="22"/>
                <w:szCs w:val="22"/>
              </w:rPr>
            </w:rPrChange>
          </w:rPr>
          <w:t>ț</w:t>
        </w:r>
        <w:r w:rsidRPr="002C59B9">
          <w:rPr>
            <w:rFonts w:asciiTheme="minorHAnsi" w:hAnsiTheme="minorHAnsi" w:cstheme="minorHAnsi"/>
            <w:color w:val="auto"/>
            <w:sz w:val="28"/>
            <w:szCs w:val="28"/>
            <w:rPrChange w:id="654" w:author="Allanur Yakubov" w:date="2024-05-13T03:06:00Z">
              <w:rPr>
                <w:rFonts w:asciiTheme="minorHAnsi" w:hAnsiTheme="minorHAnsi" w:cstheme="minorHAnsi"/>
                <w:sz w:val="22"/>
                <w:szCs w:val="22"/>
              </w:rPr>
            </w:rPrChange>
          </w:rPr>
          <w:t>in un tabel asociativ</w:t>
        </w:r>
        <w:r w:rsidRPr="00B820C5">
          <w:rPr>
            <w:rFonts w:asciiTheme="minorHAnsi" w:hAnsiTheme="minorHAnsi" w:cstheme="minorHAnsi"/>
            <w:sz w:val="22"/>
            <w:szCs w:val="22"/>
          </w:rPr>
          <w:t xml:space="preserve">. </w:t>
        </w:r>
      </w:ins>
    </w:p>
    <w:p w14:paraId="275C79DF" w14:textId="77777777" w:rsidR="005246A1" w:rsidRPr="005246A1" w:rsidRDefault="005246A1" w:rsidP="005246A1">
      <w:pPr>
        <w:rPr>
          <w:ins w:id="655" w:author="Allanur Yakubov" w:date="2024-05-13T03:08:00Z"/>
        </w:rPr>
      </w:pPr>
    </w:p>
    <w:p w14:paraId="6FC54D47" w14:textId="77777777" w:rsidR="00D939E3" w:rsidRDefault="00D939E3" w:rsidP="00D939E3">
      <w:pPr>
        <w:rPr>
          <w:ins w:id="656" w:author="Allanur Yakubov" w:date="2024-05-13T03:08:00Z"/>
        </w:rPr>
      </w:pPr>
    </w:p>
    <w:p w14:paraId="7F329A98" w14:textId="6AF090D6" w:rsidR="00D939E3" w:rsidRDefault="005246A1" w:rsidP="00D939E3">
      <w:r>
        <w:t xml:space="preserve">   </w:t>
      </w:r>
    </w:p>
    <w:p w14:paraId="1C10040B" w14:textId="427E39E4" w:rsidR="005246A1" w:rsidRDefault="005246A1" w:rsidP="00D939E3"/>
    <w:p w14:paraId="051432ED" w14:textId="0E16D00E" w:rsidR="005246A1" w:rsidRDefault="005246A1" w:rsidP="00D939E3"/>
    <w:p w14:paraId="1C385AD7" w14:textId="7FEAF046" w:rsidR="00690944" w:rsidRPr="006E7751" w:rsidRDefault="00CC2120" w:rsidP="00D939E3">
      <w:pPr>
        <w:rPr>
          <w:lang w:val="en-GB"/>
        </w:rPr>
      </w:pPr>
      <w:r w:rsidRPr="00CC2120">
        <w:rPr>
          <w:noProof/>
        </w:rPr>
        <w:drawing>
          <wp:inline distT="0" distB="0" distL="0" distR="0" wp14:anchorId="73109F2B" wp14:editId="0F7A1C71">
            <wp:extent cx="5836920" cy="3846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6920" cy="3846830"/>
                    </a:xfrm>
                    <a:prstGeom prst="rect">
                      <a:avLst/>
                    </a:prstGeom>
                  </pic:spPr>
                </pic:pic>
              </a:graphicData>
            </a:graphic>
          </wp:inline>
        </w:drawing>
      </w:r>
    </w:p>
    <w:p w14:paraId="11880674" w14:textId="2A6C55C0" w:rsidR="00690944" w:rsidRDefault="00690944" w:rsidP="00D939E3"/>
    <w:p w14:paraId="192276C7" w14:textId="5A336378" w:rsidR="00690944" w:rsidRDefault="00690944" w:rsidP="00D939E3"/>
    <w:p w14:paraId="007BCEC2" w14:textId="28B7ABFD" w:rsidR="00690944" w:rsidRDefault="00690944" w:rsidP="00D939E3"/>
    <w:p w14:paraId="294DD5A4" w14:textId="77777777" w:rsidR="00690944" w:rsidRDefault="00690944" w:rsidP="00D939E3">
      <w:pPr>
        <w:rPr>
          <w:ins w:id="657" w:author="Allanur Yakubov" w:date="2024-05-13T03:08:00Z"/>
        </w:rPr>
      </w:pPr>
    </w:p>
    <w:p w14:paraId="3BBDC7DB" w14:textId="658A46D6" w:rsidR="00D939E3" w:rsidRDefault="005246A1" w:rsidP="00D939E3">
      <w:r>
        <w:t xml:space="preserve">                                                                     </w:t>
      </w:r>
    </w:p>
    <w:p w14:paraId="04CC7994" w14:textId="02B06BA8" w:rsidR="005246A1" w:rsidRDefault="005246A1" w:rsidP="00D939E3"/>
    <w:p w14:paraId="7506BA66" w14:textId="77777777" w:rsidR="005246A1" w:rsidRDefault="005246A1" w:rsidP="00D939E3">
      <w:r>
        <w:t xml:space="preserve">                         </w:t>
      </w:r>
    </w:p>
    <w:p w14:paraId="69A14E80" w14:textId="65677284" w:rsidR="00D939E3" w:rsidRDefault="00D939E3" w:rsidP="00D939E3">
      <w:pPr>
        <w:rPr>
          <w:ins w:id="658" w:author="Allanur Yakubov" w:date="2024-05-13T03:08:00Z"/>
        </w:rPr>
      </w:pPr>
    </w:p>
    <w:p w14:paraId="6C4D7C88" w14:textId="77777777" w:rsidR="00D939E3" w:rsidRDefault="00D939E3" w:rsidP="00D939E3">
      <w:pPr>
        <w:rPr>
          <w:ins w:id="659" w:author="Allanur Yakubov" w:date="2024-05-13T03:08:00Z"/>
        </w:rPr>
      </w:pPr>
    </w:p>
    <w:p w14:paraId="7B911C66" w14:textId="77777777" w:rsidR="00D939E3" w:rsidRDefault="00D939E3" w:rsidP="00D939E3">
      <w:pPr>
        <w:rPr>
          <w:ins w:id="660" w:author="Allanur Yakubov" w:date="2024-05-13T03:08:00Z"/>
        </w:rPr>
      </w:pPr>
    </w:p>
    <w:p w14:paraId="08FB5CAF" w14:textId="77777777" w:rsidR="00D939E3" w:rsidRDefault="00D939E3" w:rsidP="00D939E3">
      <w:pPr>
        <w:rPr>
          <w:ins w:id="661" w:author="Allanur Yakubov" w:date="2024-05-13T03:08:00Z"/>
        </w:rPr>
      </w:pPr>
    </w:p>
    <w:p w14:paraId="2E1F6125" w14:textId="77777777" w:rsidR="00D939E3" w:rsidRDefault="00D939E3" w:rsidP="00D939E3">
      <w:pPr>
        <w:rPr>
          <w:ins w:id="662" w:author="Allanur Yakubov" w:date="2024-05-13T03:08:00Z"/>
        </w:rPr>
      </w:pPr>
    </w:p>
    <w:p w14:paraId="04DE8B6E" w14:textId="77777777" w:rsidR="00D939E3" w:rsidRDefault="00D939E3" w:rsidP="00D939E3">
      <w:pPr>
        <w:pStyle w:val="Heading1"/>
        <w:rPr>
          <w:ins w:id="663" w:author="Allanur Yakubov" w:date="2024-05-13T03:08:00Z"/>
          <w:rFonts w:asciiTheme="minorHAnsi" w:hAnsiTheme="minorHAnsi" w:cstheme="minorHAnsi"/>
          <w:sz w:val="22"/>
          <w:szCs w:val="22"/>
        </w:rPr>
      </w:pPr>
      <w:ins w:id="664" w:author="Allanur Yakubov" w:date="2024-05-13T03:08:00Z">
        <w:r w:rsidRPr="002C59B9">
          <w:rPr>
            <w:rFonts w:asciiTheme="minorHAnsi" w:hAnsiTheme="minorHAnsi"/>
            <w:color w:val="auto"/>
            <w:sz w:val="28"/>
            <w:szCs w:val="28"/>
            <w:rPrChange w:id="665" w:author="Allanur Yakubov" w:date="2024-05-13T03:08:00Z">
              <w:rPr/>
            </w:rPrChange>
          </w:rPr>
          <w:t>8.</w:t>
        </w:r>
        <w:r w:rsidRPr="002C59B9">
          <w:rPr>
            <w:rFonts w:asciiTheme="minorHAnsi" w:hAnsiTheme="minorHAnsi" w:cstheme="minorHAnsi"/>
            <w:b/>
            <w:bCs/>
            <w:color w:val="auto"/>
            <w:sz w:val="28"/>
            <w:szCs w:val="28"/>
            <w:rPrChange w:id="666" w:author="Allanur Yakubov" w:date="2024-05-13T03:08:00Z">
              <w:rPr>
                <w:rFonts w:asciiTheme="minorHAnsi" w:hAnsiTheme="minorHAnsi" w:cstheme="minorHAnsi"/>
                <w:b/>
                <w:bCs/>
                <w:sz w:val="22"/>
                <w:szCs w:val="22"/>
              </w:rPr>
            </w:rPrChange>
          </w:rPr>
          <w:t xml:space="preserve"> . </w:t>
        </w:r>
        <w:r w:rsidRPr="002C59B9">
          <w:rPr>
            <w:rFonts w:asciiTheme="minorHAnsi" w:hAnsiTheme="minorHAnsi" w:cstheme="minorHAnsi"/>
            <w:color w:val="auto"/>
            <w:sz w:val="28"/>
            <w:szCs w:val="28"/>
            <w:rPrChange w:id="667" w:author="Allanur Yakubov" w:date="2024-05-13T03:08:00Z">
              <w:rPr>
                <w:rFonts w:asciiTheme="minorHAnsi" w:hAnsiTheme="minorHAnsi" w:cstheme="minorHAnsi"/>
                <w:sz w:val="22"/>
                <w:szCs w:val="22"/>
              </w:rPr>
            </w:rPrChange>
          </w:rPr>
          <w:t>Enumerarea schemelor rela</w:t>
        </w:r>
        <w:r w:rsidRPr="002C59B9">
          <w:rPr>
            <w:rFonts w:ascii="Cambria" w:hAnsi="Cambria" w:cs="Cambria"/>
            <w:color w:val="auto"/>
            <w:sz w:val="28"/>
            <w:szCs w:val="28"/>
            <w:rPrChange w:id="668" w:author="Allanur Yakubov" w:date="2024-05-13T03:08:00Z">
              <w:rPr>
                <w:rFonts w:ascii="Cambria" w:hAnsi="Cambria" w:cs="Cambria"/>
                <w:sz w:val="22"/>
                <w:szCs w:val="22"/>
              </w:rPr>
            </w:rPrChange>
          </w:rPr>
          <w:t>ț</w:t>
        </w:r>
        <w:r w:rsidRPr="002C59B9">
          <w:rPr>
            <w:rFonts w:asciiTheme="minorHAnsi" w:hAnsiTheme="minorHAnsi" w:cstheme="minorHAnsi"/>
            <w:color w:val="auto"/>
            <w:sz w:val="28"/>
            <w:szCs w:val="28"/>
            <w:rPrChange w:id="669" w:author="Allanur Yakubov" w:date="2024-05-13T03:08:00Z">
              <w:rPr>
                <w:rFonts w:asciiTheme="minorHAnsi" w:hAnsiTheme="minorHAnsi" w:cstheme="minorHAnsi"/>
                <w:sz w:val="22"/>
                <w:szCs w:val="22"/>
              </w:rPr>
            </w:rPrChange>
          </w:rPr>
          <w:t>ionale corespunz</w:t>
        </w:r>
        <w:r w:rsidRPr="002C59B9">
          <w:rPr>
            <w:rFonts w:ascii="Cambria" w:hAnsi="Cambria" w:cs="Cambria"/>
            <w:color w:val="auto"/>
            <w:sz w:val="28"/>
            <w:szCs w:val="28"/>
            <w:rPrChange w:id="670" w:author="Allanur Yakubov" w:date="2024-05-13T03:08:00Z">
              <w:rPr>
                <w:rFonts w:ascii="Cambria" w:hAnsi="Cambria" w:cs="Cambria"/>
                <w:sz w:val="22"/>
                <w:szCs w:val="22"/>
              </w:rPr>
            </w:rPrChange>
          </w:rPr>
          <w:t>ă</w:t>
        </w:r>
        <w:r w:rsidRPr="002C59B9">
          <w:rPr>
            <w:rFonts w:asciiTheme="minorHAnsi" w:hAnsiTheme="minorHAnsi" w:cstheme="minorHAnsi"/>
            <w:color w:val="auto"/>
            <w:sz w:val="28"/>
            <w:szCs w:val="28"/>
            <w:rPrChange w:id="671" w:author="Allanur Yakubov" w:date="2024-05-13T03:08:00Z">
              <w:rPr>
                <w:rFonts w:asciiTheme="minorHAnsi" w:hAnsiTheme="minorHAnsi" w:cstheme="minorHAnsi"/>
                <w:sz w:val="22"/>
                <w:szCs w:val="22"/>
              </w:rPr>
            </w:rPrChange>
          </w:rPr>
          <w:t>toare diagramei conceptuale proiectate la punctul 7</w:t>
        </w:r>
        <w:r w:rsidRPr="00B820C5">
          <w:rPr>
            <w:rFonts w:asciiTheme="minorHAnsi" w:hAnsiTheme="minorHAnsi" w:cstheme="minorHAnsi"/>
            <w:sz w:val="22"/>
            <w:szCs w:val="22"/>
          </w:rPr>
          <w:t xml:space="preserve">. </w:t>
        </w:r>
      </w:ins>
    </w:p>
    <w:p w14:paraId="6897BD45" w14:textId="77777777" w:rsidR="00D939E3" w:rsidRPr="002C59B9" w:rsidRDefault="00D939E3" w:rsidP="00D939E3">
      <w:pPr>
        <w:rPr>
          <w:ins w:id="672" w:author="Allanur Yakubov" w:date="2024-05-13T03:08:00Z"/>
          <w:rFonts w:ascii="Times New Roman" w:hAnsi="Times New Roman" w:cs="Times New Roman"/>
          <w:sz w:val="24"/>
          <w:szCs w:val="24"/>
          <w:rPrChange w:id="673" w:author="Allanur Yakubov" w:date="2024-05-13T03:09:00Z">
            <w:rPr>
              <w:ins w:id="674" w:author="Allanur Yakubov" w:date="2024-05-13T03:08:00Z"/>
            </w:rPr>
          </w:rPrChange>
        </w:rPr>
      </w:pPr>
    </w:p>
    <w:p w14:paraId="2044F6C1" w14:textId="77777777" w:rsidR="00D939E3" w:rsidRPr="002C59B9" w:rsidRDefault="00D939E3" w:rsidP="00D939E3">
      <w:pPr>
        <w:autoSpaceDE w:val="0"/>
        <w:autoSpaceDN w:val="0"/>
        <w:adjustRightInd w:val="0"/>
        <w:spacing w:before="240"/>
        <w:jc w:val="both"/>
        <w:rPr>
          <w:ins w:id="675" w:author="Allanur Yakubov" w:date="2024-05-13T03:09:00Z"/>
          <w:rFonts w:ascii="Times New Roman" w:hAnsi="Times New Roman" w:cs="Times New Roman"/>
          <w:sz w:val="24"/>
          <w:szCs w:val="24"/>
          <w:rPrChange w:id="676" w:author="Allanur Yakubov" w:date="2024-05-13T03:09:00Z">
            <w:rPr>
              <w:ins w:id="677" w:author="Allanur Yakubov" w:date="2024-05-13T03:09:00Z"/>
              <w:rFonts w:cs="Times New Roman"/>
              <w:sz w:val="28"/>
              <w:szCs w:val="28"/>
            </w:rPr>
          </w:rPrChange>
        </w:rPr>
      </w:pPr>
      <w:ins w:id="678" w:author="Allanur Yakubov" w:date="2024-05-13T03:11:00Z">
        <w:r w:rsidRPr="002C59B9">
          <w:rPr>
            <w:rFonts w:ascii="Times New Roman" w:hAnsi="Times New Roman" w:cs="Times New Roman"/>
            <w:color w:val="FF0000"/>
            <w:sz w:val="24"/>
            <w:szCs w:val="24"/>
            <w:rPrChange w:id="679" w:author="Allanur Yakubov" w:date="2024-05-13T03:15:00Z">
              <w:rPr>
                <w:rFonts w:ascii="Times New Roman" w:hAnsi="Times New Roman" w:cs="Times New Roman"/>
                <w:color w:val="000000"/>
                <w:sz w:val="24"/>
                <w:szCs w:val="24"/>
              </w:rPr>
            </w:rPrChange>
          </w:rPr>
          <w:t>PARINTE</w:t>
        </w:r>
        <w:r>
          <w:rPr>
            <w:rFonts w:ascii="Times New Roman" w:hAnsi="Times New Roman" w:cs="Times New Roman"/>
            <w:color w:val="000000"/>
            <w:sz w:val="24"/>
            <w:szCs w:val="24"/>
          </w:rPr>
          <w:t xml:space="preserve"> </w:t>
        </w:r>
      </w:ins>
      <w:ins w:id="680" w:author="Allanur Yakubov" w:date="2024-05-13T03:09:00Z">
        <w:r w:rsidRPr="002C59B9">
          <w:rPr>
            <w:rFonts w:ascii="Times New Roman" w:hAnsi="Times New Roman" w:cs="Times New Roman"/>
            <w:color w:val="000000"/>
            <w:sz w:val="24"/>
            <w:szCs w:val="24"/>
            <w:rPrChange w:id="681" w:author="Allanur Yakubov" w:date="2024-05-13T03:09:00Z">
              <w:rPr>
                <w:i/>
                <w:iCs/>
                <w:color w:val="000000"/>
                <w:sz w:val="28"/>
                <w:szCs w:val="28"/>
              </w:rPr>
            </w:rPrChange>
          </w:rPr>
          <w:t>(</w:t>
        </w:r>
        <w:r>
          <w:rPr>
            <w:rFonts w:ascii="Times New Roman" w:hAnsi="Times New Roman" w:cs="Times New Roman"/>
            <w:color w:val="000000"/>
            <w:sz w:val="24"/>
            <w:szCs w:val="24"/>
          </w:rPr>
          <w:t>id</w:t>
        </w:r>
        <w:r w:rsidRPr="002C59B9">
          <w:rPr>
            <w:rFonts w:ascii="Times New Roman" w:hAnsi="Times New Roman" w:cs="Times New Roman"/>
            <w:color w:val="000000"/>
            <w:sz w:val="24"/>
            <w:szCs w:val="24"/>
            <w:rPrChange w:id="682" w:author="Allanur Yakubov" w:date="2024-05-13T03:09:00Z">
              <w:rPr>
                <w:rFonts w:cs="Times New Roman"/>
                <w:i/>
                <w:iCs/>
                <w:color w:val="000000"/>
                <w:sz w:val="28"/>
                <w:szCs w:val="28"/>
              </w:rPr>
            </w:rPrChange>
          </w:rPr>
          <w:t>_</w:t>
        </w:r>
        <w:r>
          <w:rPr>
            <w:rFonts w:ascii="Times New Roman" w:hAnsi="Times New Roman" w:cs="Times New Roman"/>
            <w:color w:val="000000"/>
            <w:sz w:val="24"/>
            <w:szCs w:val="24"/>
          </w:rPr>
          <w:t>parinte</w:t>
        </w:r>
        <w:r w:rsidRPr="002C59B9">
          <w:rPr>
            <w:rFonts w:ascii="Times New Roman" w:hAnsi="Times New Roman" w:cs="Times New Roman"/>
            <w:color w:val="000000"/>
            <w:sz w:val="24"/>
            <w:szCs w:val="24"/>
          </w:rPr>
          <w:t xml:space="preserve"> </w:t>
        </w:r>
        <w:r w:rsidRPr="002C59B9">
          <w:rPr>
            <w:rFonts w:ascii="Times New Roman" w:hAnsi="Times New Roman" w:cs="Times New Roman"/>
            <w:color w:val="000000"/>
            <w:sz w:val="24"/>
            <w:szCs w:val="24"/>
            <w:rPrChange w:id="683" w:author="Allanur Yakubov" w:date="2024-05-13T03:09:00Z">
              <w:rPr>
                <w:rFonts w:cs="Times New Roman"/>
                <w:i/>
                <w:iCs/>
                <w:color w:val="000000"/>
                <w:sz w:val="28"/>
                <w:szCs w:val="28"/>
              </w:rPr>
            </w:rPrChange>
          </w:rPr>
          <w:t xml:space="preserve">#, </w:t>
        </w:r>
      </w:ins>
      <w:ins w:id="684" w:author="Allanur Yakubov" w:date="2024-05-13T03:11:00Z">
        <w:r>
          <w:rPr>
            <w:rFonts w:ascii="Times New Roman" w:hAnsi="Times New Roman" w:cs="Times New Roman"/>
            <w:color w:val="000000"/>
            <w:sz w:val="24"/>
            <w:szCs w:val="24"/>
          </w:rPr>
          <w:t xml:space="preserve"> </w:t>
        </w:r>
      </w:ins>
      <w:ins w:id="685" w:author="Allanur Yakubov" w:date="2024-05-13T03:09:00Z">
        <w:r>
          <w:rPr>
            <w:rFonts w:ascii="Times New Roman" w:hAnsi="Times New Roman" w:cs="Times New Roman"/>
            <w:color w:val="000000"/>
            <w:sz w:val="24"/>
            <w:szCs w:val="24"/>
          </w:rPr>
          <w:t>nume</w:t>
        </w:r>
        <w:r w:rsidRPr="002C59B9">
          <w:rPr>
            <w:rFonts w:ascii="Times New Roman" w:hAnsi="Times New Roman" w:cs="Times New Roman"/>
            <w:color w:val="000000"/>
            <w:sz w:val="24"/>
            <w:szCs w:val="24"/>
            <w:rPrChange w:id="686" w:author="Allanur Yakubov" w:date="2024-05-13T03:09:00Z">
              <w:rPr>
                <w:rFonts w:cs="Times New Roman"/>
                <w:i/>
                <w:iCs/>
                <w:color w:val="000000"/>
                <w:sz w:val="28"/>
                <w:szCs w:val="28"/>
              </w:rPr>
            </w:rPrChange>
          </w:rPr>
          <w:t>,</w:t>
        </w:r>
      </w:ins>
      <w:ins w:id="687" w:author="Allanur Yakubov" w:date="2024-05-13T03:11:00Z">
        <w:r>
          <w:rPr>
            <w:rFonts w:ascii="Times New Roman" w:hAnsi="Times New Roman" w:cs="Times New Roman"/>
            <w:color w:val="000000"/>
            <w:sz w:val="24"/>
            <w:szCs w:val="24"/>
          </w:rPr>
          <w:t xml:space="preserve"> </w:t>
        </w:r>
      </w:ins>
      <w:ins w:id="688" w:author="Allanur Yakubov" w:date="2024-05-13T03:09:00Z">
        <w:r>
          <w:rPr>
            <w:rFonts w:ascii="Times New Roman" w:hAnsi="Times New Roman" w:cs="Times New Roman"/>
            <w:color w:val="000000"/>
            <w:sz w:val="24"/>
            <w:szCs w:val="24"/>
          </w:rPr>
          <w:t>prenume,</w:t>
        </w:r>
      </w:ins>
      <w:ins w:id="689" w:author="Allanur Yakubov" w:date="2024-05-13T03:11:00Z">
        <w:r>
          <w:rPr>
            <w:rFonts w:ascii="Times New Roman" w:hAnsi="Times New Roman" w:cs="Times New Roman"/>
            <w:color w:val="000000"/>
            <w:sz w:val="24"/>
            <w:szCs w:val="24"/>
          </w:rPr>
          <w:t xml:space="preserve"> </w:t>
        </w:r>
      </w:ins>
      <w:ins w:id="690" w:author="Allanur Yakubov" w:date="2024-05-13T03:09:00Z">
        <w:r>
          <w:rPr>
            <w:rFonts w:ascii="Times New Roman" w:hAnsi="Times New Roman" w:cs="Times New Roman"/>
            <w:color w:val="000000"/>
            <w:sz w:val="24"/>
            <w:szCs w:val="24"/>
          </w:rPr>
          <w:t>m</w:t>
        </w:r>
      </w:ins>
      <w:ins w:id="691" w:author="Allanur Yakubov" w:date="2024-05-13T03:10:00Z">
        <w:r>
          <w:rPr>
            <w:rFonts w:ascii="Times New Roman" w:hAnsi="Times New Roman" w:cs="Times New Roman"/>
            <w:color w:val="000000"/>
            <w:sz w:val="24"/>
            <w:szCs w:val="24"/>
          </w:rPr>
          <w:t>ail,</w:t>
        </w:r>
      </w:ins>
      <w:ins w:id="692" w:author="Allanur Yakubov" w:date="2024-05-13T03:11:00Z">
        <w:r>
          <w:rPr>
            <w:rFonts w:ascii="Times New Roman" w:hAnsi="Times New Roman" w:cs="Times New Roman"/>
            <w:color w:val="000000"/>
            <w:sz w:val="24"/>
            <w:szCs w:val="24"/>
          </w:rPr>
          <w:t xml:space="preserve"> </w:t>
        </w:r>
      </w:ins>
      <w:ins w:id="693" w:author="Allanur Yakubov" w:date="2024-05-13T03:10:00Z">
        <w:r>
          <w:rPr>
            <w:rFonts w:ascii="Times New Roman" w:hAnsi="Times New Roman" w:cs="Times New Roman"/>
            <w:color w:val="000000"/>
            <w:sz w:val="24"/>
            <w:szCs w:val="24"/>
          </w:rPr>
          <w:t>telefon, id_adress</w:t>
        </w:r>
        <w:r w:rsidRPr="002C59B9">
          <w:rPr>
            <w:rFonts w:ascii="Times New Roman" w:hAnsi="Times New Roman" w:cs="Times New Roman"/>
            <w:sz w:val="24"/>
            <w:szCs w:val="24"/>
          </w:rPr>
          <w:t xml:space="preserve"> </w:t>
        </w:r>
      </w:ins>
      <w:ins w:id="694" w:author="Allanur Yakubov" w:date="2024-05-13T03:09:00Z">
        <w:r w:rsidRPr="002C59B9">
          <w:rPr>
            <w:rFonts w:ascii="Times New Roman" w:hAnsi="Times New Roman" w:cs="Times New Roman"/>
            <w:sz w:val="24"/>
            <w:szCs w:val="24"/>
            <w:rPrChange w:id="695" w:author="Allanur Yakubov" w:date="2024-05-13T03:09:00Z">
              <w:rPr>
                <w:rFonts w:cs="Times New Roman"/>
                <w:i/>
                <w:iCs/>
                <w:sz w:val="28"/>
                <w:szCs w:val="28"/>
              </w:rPr>
            </w:rPrChange>
          </w:rPr>
          <w:t>#)</w:t>
        </w:r>
      </w:ins>
    </w:p>
    <w:p w14:paraId="10BB192A" w14:textId="77777777" w:rsidR="00D939E3" w:rsidRPr="002C59B9" w:rsidRDefault="00D939E3" w:rsidP="00D939E3">
      <w:pPr>
        <w:autoSpaceDE w:val="0"/>
        <w:autoSpaceDN w:val="0"/>
        <w:adjustRightInd w:val="0"/>
        <w:spacing w:before="240"/>
        <w:jc w:val="both"/>
        <w:rPr>
          <w:ins w:id="696" w:author="Allanur Yakubov" w:date="2024-05-13T03:09:00Z"/>
          <w:rFonts w:ascii="Times New Roman" w:hAnsi="Times New Roman" w:cs="Times New Roman"/>
          <w:sz w:val="24"/>
          <w:szCs w:val="24"/>
          <w:rPrChange w:id="697" w:author="Allanur Yakubov" w:date="2024-05-13T03:09:00Z">
            <w:rPr>
              <w:ins w:id="698" w:author="Allanur Yakubov" w:date="2024-05-13T03:09:00Z"/>
              <w:rFonts w:cstheme="minorHAnsi"/>
              <w:i/>
              <w:iCs/>
              <w:sz w:val="28"/>
              <w:szCs w:val="28"/>
            </w:rPr>
          </w:rPrChange>
        </w:rPr>
      </w:pPr>
      <w:ins w:id="699" w:author="Allanur Yakubov" w:date="2024-05-13T03:11:00Z">
        <w:r w:rsidRPr="002C59B9">
          <w:rPr>
            <w:rFonts w:ascii="Times New Roman" w:hAnsi="Times New Roman" w:cs="Times New Roman"/>
            <w:color w:val="FF0000"/>
            <w:sz w:val="24"/>
            <w:szCs w:val="24"/>
            <w:rPrChange w:id="700" w:author="Allanur Yakubov" w:date="2024-05-13T03:15:00Z">
              <w:rPr>
                <w:rFonts w:ascii="Times New Roman" w:hAnsi="Times New Roman" w:cs="Times New Roman"/>
                <w:color w:val="000000"/>
                <w:sz w:val="24"/>
                <w:szCs w:val="24"/>
              </w:rPr>
            </w:rPrChange>
          </w:rPr>
          <w:t xml:space="preserve">ADRESĂ </w:t>
        </w:r>
      </w:ins>
      <w:ins w:id="701" w:author="Allanur Yakubov" w:date="2024-05-13T03:09:00Z">
        <w:r w:rsidRPr="002C59B9">
          <w:rPr>
            <w:rFonts w:ascii="Times New Roman" w:hAnsi="Times New Roman" w:cs="Times New Roman"/>
            <w:color w:val="000000"/>
            <w:sz w:val="24"/>
            <w:szCs w:val="24"/>
            <w:rPrChange w:id="702" w:author="Allanur Yakubov" w:date="2024-05-13T03:09:00Z">
              <w:rPr>
                <w:rFonts w:cstheme="minorHAnsi"/>
                <w:i/>
                <w:iCs/>
                <w:color w:val="000000"/>
                <w:sz w:val="28"/>
                <w:szCs w:val="28"/>
              </w:rPr>
            </w:rPrChange>
          </w:rPr>
          <w:t>(</w:t>
        </w:r>
      </w:ins>
      <w:ins w:id="703" w:author="Allanur Yakubov" w:date="2024-05-13T03:11:00Z">
        <w:r>
          <w:rPr>
            <w:rFonts w:ascii="Times New Roman" w:hAnsi="Times New Roman" w:cs="Times New Roman"/>
            <w:color w:val="000000"/>
            <w:sz w:val="24"/>
            <w:szCs w:val="24"/>
          </w:rPr>
          <w:t>I</w:t>
        </w:r>
      </w:ins>
      <w:ins w:id="704" w:author="Allanur Yakubov" w:date="2024-05-13T03:09:00Z">
        <w:r w:rsidRPr="002C59B9">
          <w:rPr>
            <w:rFonts w:ascii="Times New Roman" w:hAnsi="Times New Roman" w:cs="Times New Roman"/>
            <w:sz w:val="24"/>
            <w:szCs w:val="24"/>
            <w:rPrChange w:id="705" w:author="Allanur Yakubov" w:date="2024-05-13T03:09:00Z">
              <w:rPr>
                <w:rFonts w:cstheme="minorHAnsi"/>
                <w:i/>
                <w:iCs/>
                <w:sz w:val="28"/>
                <w:szCs w:val="28"/>
              </w:rPr>
            </w:rPrChange>
          </w:rPr>
          <w:t>d_</w:t>
        </w:r>
      </w:ins>
      <w:ins w:id="706" w:author="Allanur Yakubov" w:date="2024-05-13T03:11:00Z">
        <w:r>
          <w:rPr>
            <w:rFonts w:ascii="Times New Roman" w:hAnsi="Times New Roman" w:cs="Times New Roman"/>
            <w:sz w:val="24"/>
            <w:szCs w:val="24"/>
          </w:rPr>
          <w:t>adresă</w:t>
        </w:r>
      </w:ins>
      <w:ins w:id="707" w:author="Allanur Yakubov" w:date="2024-05-13T03:09:00Z">
        <w:r w:rsidRPr="002C59B9">
          <w:rPr>
            <w:rFonts w:ascii="Times New Roman" w:hAnsi="Times New Roman" w:cs="Times New Roman"/>
            <w:sz w:val="24"/>
            <w:szCs w:val="24"/>
            <w:rPrChange w:id="708" w:author="Allanur Yakubov" w:date="2024-05-13T03:09:00Z">
              <w:rPr>
                <w:rFonts w:cstheme="minorHAnsi"/>
                <w:i/>
                <w:iCs/>
                <w:sz w:val="28"/>
                <w:szCs w:val="28"/>
              </w:rPr>
            </w:rPrChange>
          </w:rPr>
          <w:t xml:space="preserve">#, </w:t>
        </w:r>
      </w:ins>
      <w:ins w:id="709" w:author="Allanur Yakubov" w:date="2024-05-13T03:11:00Z">
        <w:r>
          <w:rPr>
            <w:rFonts w:ascii="Times New Roman" w:hAnsi="Times New Roman" w:cs="Times New Roman"/>
            <w:sz w:val="24"/>
            <w:szCs w:val="24"/>
          </w:rPr>
          <w:t>oraș,</w:t>
        </w:r>
      </w:ins>
      <w:ins w:id="710" w:author="Allanur Yakubov" w:date="2024-05-13T03:12:00Z">
        <w:r>
          <w:rPr>
            <w:rFonts w:ascii="Times New Roman" w:hAnsi="Times New Roman" w:cs="Times New Roman"/>
            <w:sz w:val="24"/>
            <w:szCs w:val="24"/>
          </w:rPr>
          <w:t xml:space="preserve"> </w:t>
        </w:r>
      </w:ins>
      <w:ins w:id="711" w:author="Allanur Yakubov" w:date="2024-05-13T03:11:00Z">
        <w:r>
          <w:rPr>
            <w:rFonts w:ascii="Times New Roman" w:hAnsi="Times New Roman" w:cs="Times New Roman"/>
            <w:sz w:val="24"/>
            <w:szCs w:val="24"/>
          </w:rPr>
          <w:t>strada,</w:t>
        </w:r>
      </w:ins>
      <w:ins w:id="712" w:author="Allanur Yakubov" w:date="2024-05-13T03:12:00Z">
        <w:r>
          <w:rPr>
            <w:rFonts w:ascii="Times New Roman" w:hAnsi="Times New Roman" w:cs="Times New Roman"/>
            <w:sz w:val="24"/>
            <w:szCs w:val="24"/>
          </w:rPr>
          <w:t xml:space="preserve"> </w:t>
        </w:r>
      </w:ins>
      <w:ins w:id="713" w:author="Allanur Yakubov" w:date="2024-05-13T03:11:00Z">
        <w:r>
          <w:rPr>
            <w:rFonts w:ascii="Times New Roman" w:hAnsi="Times New Roman" w:cs="Times New Roman"/>
            <w:sz w:val="24"/>
            <w:szCs w:val="24"/>
          </w:rPr>
          <w:t>zip_code,</w:t>
        </w:r>
      </w:ins>
      <w:ins w:id="714" w:author="Allanur Yakubov" w:date="2024-05-13T03:12:00Z">
        <w:r>
          <w:rPr>
            <w:rFonts w:ascii="Times New Roman" w:hAnsi="Times New Roman" w:cs="Times New Roman"/>
            <w:sz w:val="24"/>
            <w:szCs w:val="24"/>
          </w:rPr>
          <w:t xml:space="preserve"> </w:t>
        </w:r>
      </w:ins>
      <w:ins w:id="715" w:author="Allanur Yakubov" w:date="2024-05-13T03:11:00Z">
        <w:r>
          <w:rPr>
            <w:rFonts w:ascii="Times New Roman" w:hAnsi="Times New Roman" w:cs="Times New Roman"/>
            <w:sz w:val="24"/>
            <w:szCs w:val="24"/>
          </w:rPr>
          <w:t>a</w:t>
        </w:r>
      </w:ins>
      <w:ins w:id="716" w:author="Allanur Yakubov" w:date="2024-05-13T03:12:00Z">
        <w:r>
          <w:rPr>
            <w:rFonts w:ascii="Times New Roman" w:hAnsi="Times New Roman" w:cs="Times New Roman"/>
            <w:sz w:val="24"/>
            <w:szCs w:val="24"/>
          </w:rPr>
          <w:t>ppartment</w:t>
        </w:r>
      </w:ins>
      <w:ins w:id="717" w:author="Allanur Yakubov" w:date="2024-05-13T03:09:00Z">
        <w:r w:rsidRPr="002C59B9">
          <w:rPr>
            <w:rFonts w:ascii="Times New Roman" w:hAnsi="Times New Roman" w:cs="Times New Roman"/>
            <w:sz w:val="24"/>
            <w:szCs w:val="24"/>
            <w:rPrChange w:id="718" w:author="Allanur Yakubov" w:date="2024-05-13T03:09:00Z">
              <w:rPr>
                <w:rFonts w:cstheme="minorHAnsi"/>
                <w:i/>
                <w:iCs/>
                <w:sz w:val="28"/>
                <w:szCs w:val="28"/>
              </w:rPr>
            </w:rPrChange>
          </w:rPr>
          <w:t>)</w:t>
        </w:r>
      </w:ins>
    </w:p>
    <w:p w14:paraId="74C12BEF" w14:textId="77777777" w:rsidR="00D939E3" w:rsidRPr="002C59B9" w:rsidRDefault="00D939E3" w:rsidP="00D939E3">
      <w:pPr>
        <w:autoSpaceDE w:val="0"/>
        <w:autoSpaceDN w:val="0"/>
        <w:adjustRightInd w:val="0"/>
        <w:spacing w:before="240"/>
        <w:jc w:val="both"/>
        <w:rPr>
          <w:ins w:id="719" w:author="Allanur Yakubov" w:date="2024-05-13T03:09:00Z"/>
          <w:rFonts w:ascii="Times New Roman" w:hAnsi="Times New Roman" w:cs="Times New Roman"/>
          <w:color w:val="000000"/>
          <w:sz w:val="24"/>
          <w:szCs w:val="24"/>
          <w:rPrChange w:id="720" w:author="Allanur Yakubov" w:date="2024-05-13T03:09:00Z">
            <w:rPr>
              <w:ins w:id="721" w:author="Allanur Yakubov" w:date="2024-05-13T03:09:00Z"/>
              <w:rFonts w:cs="Times New Roman"/>
              <w:i/>
              <w:iCs/>
              <w:color w:val="000000"/>
              <w:sz w:val="28"/>
              <w:szCs w:val="28"/>
            </w:rPr>
          </w:rPrChange>
        </w:rPr>
      </w:pPr>
      <w:ins w:id="722" w:author="Allanur Yakubov" w:date="2024-05-13T03:12:00Z">
        <w:r w:rsidRPr="002C59B9">
          <w:rPr>
            <w:rFonts w:ascii="Times New Roman" w:hAnsi="Times New Roman" w:cs="Times New Roman"/>
            <w:color w:val="FF0000"/>
            <w:sz w:val="24"/>
            <w:szCs w:val="24"/>
            <w:rPrChange w:id="723" w:author="Allanur Yakubov" w:date="2024-05-13T03:15:00Z">
              <w:rPr>
                <w:rFonts w:ascii="Times New Roman" w:hAnsi="Times New Roman" w:cs="Times New Roman"/>
                <w:color w:val="000000"/>
                <w:sz w:val="24"/>
                <w:szCs w:val="24"/>
              </w:rPr>
            </w:rPrChange>
          </w:rPr>
          <w:lastRenderedPageBreak/>
          <w:t>COPI</w:t>
        </w:r>
      </w:ins>
      <w:ins w:id="724" w:author="Allanur Yakubov" w:date="2024-05-13T03:09:00Z">
        <w:r w:rsidRPr="002C59B9">
          <w:rPr>
            <w:rFonts w:ascii="Times New Roman" w:hAnsi="Times New Roman" w:cs="Times New Roman"/>
            <w:color w:val="000000"/>
            <w:sz w:val="24"/>
            <w:szCs w:val="24"/>
            <w:rPrChange w:id="725" w:author="Allanur Yakubov" w:date="2024-05-13T03:09:00Z">
              <w:rPr>
                <w:i/>
                <w:iCs/>
                <w:color w:val="000000"/>
                <w:sz w:val="28"/>
                <w:szCs w:val="28"/>
              </w:rPr>
            </w:rPrChange>
          </w:rPr>
          <w:t>(</w:t>
        </w:r>
      </w:ins>
      <w:ins w:id="726" w:author="Allanur Yakubov" w:date="2024-05-13T03:12:00Z">
        <w:r>
          <w:rPr>
            <w:rFonts w:ascii="Times New Roman" w:hAnsi="Times New Roman" w:cs="Times New Roman"/>
            <w:color w:val="000000"/>
            <w:sz w:val="24"/>
            <w:szCs w:val="24"/>
          </w:rPr>
          <w:t>I</w:t>
        </w:r>
      </w:ins>
      <w:ins w:id="727" w:author="Allanur Yakubov" w:date="2024-05-13T03:09:00Z">
        <w:r w:rsidRPr="002C59B9">
          <w:rPr>
            <w:rFonts w:ascii="Times New Roman" w:hAnsi="Times New Roman" w:cs="Times New Roman"/>
            <w:color w:val="000000"/>
            <w:sz w:val="24"/>
            <w:szCs w:val="24"/>
            <w:rPrChange w:id="728" w:author="Allanur Yakubov" w:date="2024-05-13T03:09:00Z">
              <w:rPr>
                <w:rFonts w:cs="Times New Roman"/>
                <w:i/>
                <w:iCs/>
                <w:color w:val="000000"/>
                <w:sz w:val="28"/>
                <w:szCs w:val="28"/>
              </w:rPr>
            </w:rPrChange>
          </w:rPr>
          <w:t>d_c</w:t>
        </w:r>
      </w:ins>
      <w:ins w:id="729" w:author="Allanur Yakubov" w:date="2024-05-13T03:12:00Z">
        <w:r>
          <w:rPr>
            <w:rFonts w:ascii="Times New Roman" w:hAnsi="Times New Roman" w:cs="Times New Roman"/>
            <w:color w:val="000000"/>
            <w:sz w:val="24"/>
            <w:szCs w:val="24"/>
          </w:rPr>
          <w:t>opi</w:t>
        </w:r>
      </w:ins>
      <w:ins w:id="730" w:author="Allanur Yakubov" w:date="2024-05-13T03:09:00Z">
        <w:r w:rsidRPr="002C59B9">
          <w:rPr>
            <w:rFonts w:ascii="Times New Roman" w:hAnsi="Times New Roman" w:cs="Times New Roman"/>
            <w:color w:val="000000"/>
            <w:sz w:val="24"/>
            <w:szCs w:val="24"/>
            <w:rPrChange w:id="731" w:author="Allanur Yakubov" w:date="2024-05-13T03:09:00Z">
              <w:rPr>
                <w:rFonts w:cs="Times New Roman"/>
                <w:i/>
                <w:iCs/>
                <w:color w:val="000000"/>
                <w:sz w:val="28"/>
                <w:szCs w:val="28"/>
              </w:rPr>
            </w:rPrChange>
          </w:rPr>
          <w:t>#,</w:t>
        </w:r>
      </w:ins>
      <w:ins w:id="732" w:author="Allanur Yakubov" w:date="2024-05-13T03:12:00Z">
        <w:r>
          <w:rPr>
            <w:rFonts w:ascii="Times New Roman" w:hAnsi="Times New Roman" w:cs="Times New Roman"/>
            <w:color w:val="000000"/>
            <w:sz w:val="24"/>
            <w:szCs w:val="24"/>
          </w:rPr>
          <w:t>nume, prenume, da</w:t>
        </w:r>
      </w:ins>
      <w:ins w:id="733" w:author="Allanur Yakubov" w:date="2024-05-13T03:13:00Z">
        <w:r>
          <w:rPr>
            <w:rFonts w:ascii="Times New Roman" w:hAnsi="Times New Roman" w:cs="Times New Roman"/>
            <w:color w:val="000000"/>
            <w:sz w:val="24"/>
            <w:szCs w:val="24"/>
          </w:rPr>
          <w:t>te_naștere,id_grupă,id_parent#</w:t>
        </w:r>
      </w:ins>
      <w:ins w:id="734" w:author="Allanur Yakubov" w:date="2024-05-13T03:09:00Z">
        <w:r w:rsidRPr="002C59B9">
          <w:rPr>
            <w:rFonts w:ascii="Times New Roman" w:hAnsi="Times New Roman" w:cs="Times New Roman"/>
            <w:color w:val="000000"/>
            <w:sz w:val="24"/>
            <w:szCs w:val="24"/>
            <w:rPrChange w:id="735" w:author="Allanur Yakubov" w:date="2024-05-13T03:09:00Z">
              <w:rPr>
                <w:rFonts w:cs="Times New Roman"/>
                <w:i/>
                <w:iCs/>
                <w:color w:val="000000"/>
                <w:sz w:val="28"/>
                <w:szCs w:val="28"/>
              </w:rPr>
            </w:rPrChange>
          </w:rPr>
          <w:t>)</w:t>
        </w:r>
      </w:ins>
    </w:p>
    <w:p w14:paraId="31BF5B33" w14:textId="77777777" w:rsidR="00D939E3" w:rsidRDefault="00D939E3" w:rsidP="00D939E3">
      <w:pPr>
        <w:autoSpaceDE w:val="0"/>
        <w:autoSpaceDN w:val="0"/>
        <w:adjustRightInd w:val="0"/>
        <w:spacing w:before="240"/>
        <w:jc w:val="both"/>
        <w:rPr>
          <w:ins w:id="736" w:author="Allanur Yakubov" w:date="2024-05-13T03:14:00Z"/>
          <w:rFonts w:ascii="Times New Roman" w:hAnsi="Times New Roman" w:cs="Times New Roman"/>
          <w:sz w:val="24"/>
          <w:szCs w:val="24"/>
        </w:rPr>
      </w:pPr>
      <w:ins w:id="737" w:author="Allanur Yakubov" w:date="2024-05-13T03:13:00Z">
        <w:r w:rsidRPr="002C59B9">
          <w:rPr>
            <w:rFonts w:ascii="Times New Roman" w:hAnsi="Times New Roman" w:cs="Times New Roman"/>
            <w:color w:val="FF0000"/>
            <w:sz w:val="24"/>
            <w:szCs w:val="24"/>
            <w:rPrChange w:id="738" w:author="Allanur Yakubov" w:date="2024-05-13T03:15:00Z">
              <w:rPr>
                <w:rFonts w:ascii="Times New Roman" w:hAnsi="Times New Roman" w:cs="Times New Roman"/>
                <w:color w:val="000000"/>
                <w:sz w:val="24"/>
                <w:szCs w:val="24"/>
              </w:rPr>
            </w:rPrChange>
          </w:rPr>
          <w:t>GRUPĂ</w:t>
        </w:r>
        <w:r>
          <w:rPr>
            <w:rFonts w:ascii="Times New Roman" w:hAnsi="Times New Roman" w:cs="Times New Roman"/>
            <w:color w:val="000000"/>
            <w:sz w:val="24"/>
            <w:szCs w:val="24"/>
          </w:rPr>
          <w:t xml:space="preserve"> (id</w:t>
        </w:r>
      </w:ins>
      <w:ins w:id="739" w:author="Allanur Yakubov" w:date="2024-05-13T03:09:00Z">
        <w:r w:rsidRPr="002C59B9">
          <w:rPr>
            <w:rFonts w:ascii="Times New Roman" w:hAnsi="Times New Roman" w:cs="Times New Roman"/>
            <w:color w:val="000000"/>
            <w:sz w:val="24"/>
            <w:szCs w:val="24"/>
            <w:rPrChange w:id="740" w:author="Allanur Yakubov" w:date="2024-05-13T03:09:00Z">
              <w:rPr>
                <w:rFonts w:cs="Times New Roman"/>
                <w:i/>
                <w:iCs/>
                <w:color w:val="000000"/>
                <w:sz w:val="28"/>
                <w:szCs w:val="28"/>
              </w:rPr>
            </w:rPrChange>
          </w:rPr>
          <w:t>_</w:t>
        </w:r>
      </w:ins>
      <w:ins w:id="741" w:author="Allanur Yakubov" w:date="2024-05-13T03:13:00Z">
        <w:r>
          <w:rPr>
            <w:rFonts w:ascii="Times New Roman" w:hAnsi="Times New Roman" w:cs="Times New Roman"/>
            <w:color w:val="000000"/>
            <w:sz w:val="24"/>
            <w:szCs w:val="24"/>
          </w:rPr>
          <w:t>grup</w:t>
        </w:r>
      </w:ins>
      <w:ins w:id="742" w:author="Allanur Yakubov" w:date="2024-05-13T03:14:00Z">
        <w:r>
          <w:rPr>
            <w:rFonts w:ascii="Times New Roman" w:hAnsi="Times New Roman" w:cs="Times New Roman"/>
            <w:color w:val="000000"/>
            <w:sz w:val="24"/>
            <w:szCs w:val="24"/>
          </w:rPr>
          <w:t>ă</w:t>
        </w:r>
      </w:ins>
      <w:ins w:id="743" w:author="Allanur Yakubov" w:date="2024-05-13T03:13:00Z">
        <w:r w:rsidRPr="002C59B9">
          <w:rPr>
            <w:rFonts w:ascii="Times New Roman" w:hAnsi="Times New Roman" w:cs="Times New Roman"/>
            <w:color w:val="000000"/>
            <w:sz w:val="24"/>
            <w:szCs w:val="24"/>
          </w:rPr>
          <w:t xml:space="preserve"> </w:t>
        </w:r>
      </w:ins>
      <w:ins w:id="744" w:author="Allanur Yakubov" w:date="2024-05-13T03:09:00Z">
        <w:r w:rsidRPr="002C59B9">
          <w:rPr>
            <w:rFonts w:ascii="Times New Roman" w:hAnsi="Times New Roman" w:cs="Times New Roman"/>
            <w:color w:val="000000"/>
            <w:sz w:val="24"/>
            <w:szCs w:val="24"/>
            <w:rPrChange w:id="745" w:author="Allanur Yakubov" w:date="2024-05-13T03:09:00Z">
              <w:rPr>
                <w:rFonts w:cs="Times New Roman"/>
                <w:i/>
                <w:iCs/>
                <w:color w:val="000000"/>
                <w:sz w:val="28"/>
                <w:szCs w:val="28"/>
              </w:rPr>
            </w:rPrChange>
          </w:rPr>
          <w:t xml:space="preserve">#, </w:t>
        </w:r>
      </w:ins>
      <w:ins w:id="746" w:author="Allanur Yakubov" w:date="2024-05-13T03:14:00Z">
        <w:r>
          <w:rPr>
            <w:rFonts w:ascii="Times New Roman" w:hAnsi="Times New Roman" w:cs="Times New Roman"/>
            <w:color w:val="000000"/>
            <w:sz w:val="24"/>
            <w:szCs w:val="24"/>
          </w:rPr>
          <w:t>nume_grupă,vârsta_copi,capacitate</w:t>
        </w:r>
      </w:ins>
      <w:ins w:id="747" w:author="Allanur Yakubov" w:date="2024-05-13T03:09:00Z">
        <w:r w:rsidRPr="002C59B9">
          <w:rPr>
            <w:rFonts w:ascii="Times New Roman" w:hAnsi="Times New Roman" w:cs="Times New Roman"/>
            <w:sz w:val="24"/>
            <w:szCs w:val="24"/>
            <w:rPrChange w:id="748" w:author="Allanur Yakubov" w:date="2024-05-13T03:09:00Z">
              <w:rPr>
                <w:rFonts w:cs="Times New Roman"/>
                <w:i/>
                <w:iCs/>
                <w:sz w:val="28"/>
                <w:szCs w:val="28"/>
              </w:rPr>
            </w:rPrChange>
          </w:rPr>
          <w:t>)</w:t>
        </w:r>
      </w:ins>
    </w:p>
    <w:p w14:paraId="619C3542" w14:textId="06D2EBAB" w:rsidR="00D939E3" w:rsidRDefault="00D939E3" w:rsidP="00D939E3">
      <w:pPr>
        <w:autoSpaceDE w:val="0"/>
        <w:autoSpaceDN w:val="0"/>
        <w:adjustRightInd w:val="0"/>
        <w:spacing w:before="240"/>
        <w:jc w:val="both"/>
        <w:rPr>
          <w:ins w:id="749" w:author="Allanur Yakubov" w:date="2024-05-13T03:19:00Z"/>
          <w:rFonts w:ascii="Times New Roman" w:hAnsi="Times New Roman" w:cs="Times New Roman"/>
          <w:sz w:val="24"/>
          <w:szCs w:val="24"/>
        </w:rPr>
      </w:pPr>
      <w:ins w:id="750" w:author="Allanur Yakubov" w:date="2024-05-13T03:18:00Z">
        <w:r w:rsidRPr="003B0274">
          <w:rPr>
            <w:rFonts w:ascii="Times New Roman" w:hAnsi="Times New Roman" w:cs="Times New Roman"/>
            <w:color w:val="FF0000"/>
            <w:sz w:val="24"/>
            <w:szCs w:val="24"/>
            <w:rPrChange w:id="751" w:author="Allanur Yakubov" w:date="2024-05-13T03:25:00Z">
              <w:rPr>
                <w:rFonts w:ascii="Times New Roman" w:hAnsi="Times New Roman" w:cs="Times New Roman"/>
                <w:sz w:val="24"/>
                <w:szCs w:val="24"/>
              </w:rPr>
            </w:rPrChange>
          </w:rPr>
          <w:t>ANGAJAT</w:t>
        </w:r>
        <w:r>
          <w:rPr>
            <w:rFonts w:ascii="Times New Roman" w:hAnsi="Times New Roman" w:cs="Times New Roman"/>
            <w:sz w:val="24"/>
            <w:szCs w:val="24"/>
          </w:rPr>
          <w:t>(id_angajat#, nume, prenume,mail, telefon, id_istoria</w:t>
        </w:r>
      </w:ins>
      <w:ins w:id="752" w:author="Allanur Yakubov" w:date="2024-05-13T03:19:00Z">
        <w:r>
          <w:rPr>
            <w:rFonts w:ascii="Times New Roman" w:hAnsi="Times New Roman" w:cs="Times New Roman"/>
            <w:sz w:val="24"/>
            <w:szCs w:val="24"/>
          </w:rPr>
          <w:t>#</w:t>
        </w:r>
      </w:ins>
      <w:ins w:id="753" w:author="Allanur Yakubov" w:date="2024-05-13T03:18:00Z">
        <w:r>
          <w:rPr>
            <w:rFonts w:ascii="Times New Roman" w:hAnsi="Times New Roman" w:cs="Times New Roman"/>
            <w:sz w:val="24"/>
            <w:szCs w:val="24"/>
          </w:rPr>
          <w:t>)</w:t>
        </w:r>
      </w:ins>
    </w:p>
    <w:p w14:paraId="5531FEDD" w14:textId="77777777" w:rsidR="00D939E3" w:rsidRDefault="00D939E3" w:rsidP="00D939E3">
      <w:pPr>
        <w:autoSpaceDE w:val="0"/>
        <w:autoSpaceDN w:val="0"/>
        <w:adjustRightInd w:val="0"/>
        <w:spacing w:before="240"/>
        <w:jc w:val="both"/>
        <w:rPr>
          <w:ins w:id="754" w:author="Allanur Yakubov" w:date="2024-05-13T03:20:00Z"/>
          <w:rFonts w:ascii="Times New Roman" w:hAnsi="Times New Roman" w:cs="Times New Roman"/>
          <w:sz w:val="24"/>
          <w:szCs w:val="24"/>
        </w:rPr>
      </w:pPr>
      <w:ins w:id="755" w:author="Allanur Yakubov" w:date="2024-05-13T03:20:00Z">
        <w:r w:rsidRPr="003B0274">
          <w:rPr>
            <w:rFonts w:ascii="Times New Roman" w:hAnsi="Times New Roman" w:cs="Times New Roman"/>
            <w:color w:val="FF0000"/>
            <w:sz w:val="24"/>
            <w:szCs w:val="24"/>
            <w:rPrChange w:id="756" w:author="Allanur Yakubov" w:date="2024-05-13T03:25:00Z">
              <w:rPr>
                <w:rFonts w:ascii="Times New Roman" w:hAnsi="Times New Roman" w:cs="Times New Roman"/>
                <w:sz w:val="24"/>
                <w:szCs w:val="24"/>
              </w:rPr>
            </w:rPrChange>
          </w:rPr>
          <w:t>SUBIECT</w:t>
        </w:r>
        <w:r>
          <w:rPr>
            <w:rFonts w:ascii="Times New Roman" w:hAnsi="Times New Roman" w:cs="Times New Roman"/>
            <w:sz w:val="24"/>
            <w:szCs w:val="24"/>
          </w:rPr>
          <w:t>(id_subiect#, nume)</w:t>
        </w:r>
      </w:ins>
    </w:p>
    <w:p w14:paraId="2F58E999" w14:textId="715ED320" w:rsidR="00D939E3" w:rsidRDefault="00D939E3">
      <w:pPr>
        <w:autoSpaceDE w:val="0"/>
        <w:autoSpaceDN w:val="0"/>
        <w:adjustRightInd w:val="0"/>
        <w:spacing w:before="240"/>
        <w:jc w:val="both"/>
        <w:rPr>
          <w:rFonts w:ascii="Times New Roman" w:hAnsi="Times New Roman" w:cs="Times New Roman"/>
          <w:sz w:val="24"/>
          <w:szCs w:val="24"/>
        </w:rPr>
      </w:pPr>
      <w:ins w:id="757" w:author="Allanur Yakubov" w:date="2024-05-13T03:24:00Z">
        <w:r w:rsidRPr="003B0274">
          <w:rPr>
            <w:rFonts w:ascii="Times New Roman" w:hAnsi="Times New Roman" w:cs="Times New Roman"/>
            <w:color w:val="FF0000"/>
            <w:sz w:val="24"/>
            <w:szCs w:val="24"/>
            <w:rPrChange w:id="758" w:author="Allanur Yakubov" w:date="2024-05-13T03:25:00Z">
              <w:rPr>
                <w:rFonts w:ascii="Times New Roman" w:eastAsiaTheme="majorEastAsia" w:hAnsi="Times New Roman" w:cs="Times New Roman"/>
                <w:color w:val="2F5496" w:themeColor="accent1" w:themeShade="BF"/>
                <w:sz w:val="24"/>
                <w:szCs w:val="24"/>
              </w:rPr>
            </w:rPrChange>
          </w:rPr>
          <w:t>LECȚIA</w:t>
        </w:r>
        <w:r>
          <w:rPr>
            <w:rFonts w:ascii="Times New Roman" w:hAnsi="Times New Roman" w:cs="Times New Roman"/>
            <w:sz w:val="24"/>
            <w:szCs w:val="24"/>
          </w:rPr>
          <w:t>(</w:t>
        </w:r>
      </w:ins>
      <w:r w:rsidR="007B0755">
        <w:rPr>
          <w:rFonts w:ascii="Times New Roman" w:hAnsi="Times New Roman" w:cs="Times New Roman"/>
          <w:sz w:val="24"/>
          <w:szCs w:val="24"/>
        </w:rPr>
        <w:t>id_lectia#,</w:t>
      </w:r>
      <w:ins w:id="759" w:author="Allanur Yakubov" w:date="2024-05-13T03:24:00Z">
        <w:r>
          <w:rPr>
            <w:rFonts w:ascii="Times New Roman" w:hAnsi="Times New Roman" w:cs="Times New Roman"/>
            <w:sz w:val="24"/>
            <w:szCs w:val="24"/>
          </w:rPr>
          <w:t>id_angajat#, id_subiect#,id_grupă#,id_sala#)</w:t>
        </w:r>
      </w:ins>
    </w:p>
    <w:p w14:paraId="31AED4FE" w14:textId="77777777" w:rsidR="006E7751" w:rsidRPr="00EC5545" w:rsidRDefault="006E7751" w:rsidP="006E7751">
      <w:pPr>
        <w:autoSpaceDE w:val="0"/>
        <w:autoSpaceDN w:val="0"/>
        <w:adjustRightInd w:val="0"/>
        <w:spacing w:before="240"/>
        <w:jc w:val="both"/>
        <w:rPr>
          <w:ins w:id="760" w:author="Allanur Yakubov" w:date="2024-05-13T03:06:00Z"/>
          <w:rFonts w:ascii="Times New Roman" w:hAnsi="Times New Roman" w:cs="Times New Roman"/>
          <w:sz w:val="24"/>
          <w:szCs w:val="24"/>
        </w:rPr>
      </w:pPr>
    </w:p>
    <w:p w14:paraId="0106715F" w14:textId="77777777" w:rsidR="00D939E3" w:rsidRPr="00EC5545" w:rsidRDefault="00D939E3" w:rsidP="00D939E3">
      <w:pPr>
        <w:spacing w:after="0" w:line="240" w:lineRule="auto"/>
        <w:jc w:val="both"/>
        <w:rPr>
          <w:rFonts w:cstheme="minorHAnsi"/>
          <w:b/>
          <w:bCs/>
          <w:sz w:val="28"/>
          <w:szCs w:val="28"/>
          <w:u w:val="single"/>
        </w:rPr>
      </w:pPr>
      <w:r w:rsidRPr="00EC5545">
        <w:rPr>
          <w:rFonts w:ascii="Times New Roman" w:hAnsi="Times New Roman" w:cs="Times New Roman"/>
          <w:b/>
          <w:bCs/>
          <w:sz w:val="28"/>
          <w:szCs w:val="28"/>
          <w:lang w:val="en-GB"/>
        </w:rPr>
        <w:t>9</w:t>
      </w:r>
      <w:r w:rsidRPr="00EC5545">
        <w:rPr>
          <w:rFonts w:ascii="Times New Roman" w:hAnsi="Times New Roman" w:cs="Times New Roman"/>
          <w:sz w:val="28"/>
          <w:szCs w:val="28"/>
          <w:lang w:val="en-GB"/>
        </w:rPr>
        <w:t>.</w:t>
      </w:r>
      <w:r w:rsidRPr="00EC5545">
        <w:rPr>
          <w:rFonts w:cstheme="minorHAnsi"/>
          <w:b/>
          <w:bCs/>
          <w:sz w:val="28"/>
          <w:szCs w:val="28"/>
          <w:u w:val="single"/>
        </w:rPr>
        <w:t xml:space="preserve"> Forma normal</w:t>
      </w:r>
      <w:r w:rsidRPr="00EC5545">
        <w:rPr>
          <w:rFonts w:ascii="Cambria" w:hAnsi="Cambria" w:cs="Cambria"/>
          <w:b/>
          <w:bCs/>
          <w:sz w:val="28"/>
          <w:szCs w:val="28"/>
          <w:u w:val="single"/>
        </w:rPr>
        <w:t>ă</w:t>
      </w:r>
      <w:r w:rsidRPr="00EC5545">
        <w:rPr>
          <w:rFonts w:cstheme="minorHAnsi"/>
          <w:b/>
          <w:bCs/>
          <w:sz w:val="28"/>
          <w:szCs w:val="28"/>
          <w:u w:val="single"/>
        </w:rPr>
        <w:t xml:space="preserve"> 1 (FN1)</w:t>
      </w:r>
    </w:p>
    <w:p w14:paraId="6F37F45E" w14:textId="77777777" w:rsidR="00D939E3" w:rsidRPr="004434FE" w:rsidRDefault="00D939E3" w:rsidP="00D939E3">
      <w:pPr>
        <w:pStyle w:val="ListParagraph"/>
        <w:jc w:val="both"/>
        <w:rPr>
          <w:rFonts w:cstheme="minorHAnsi"/>
          <w:sz w:val="28"/>
          <w:szCs w:val="28"/>
        </w:rPr>
      </w:pPr>
    </w:p>
    <w:p w14:paraId="50A6B674" w14:textId="77777777" w:rsidR="00D939E3" w:rsidRPr="00C411FB" w:rsidRDefault="00D939E3" w:rsidP="00D939E3">
      <w:pPr>
        <w:pStyle w:val="ListParagraph"/>
        <w:jc w:val="both"/>
        <w:rPr>
          <w:rFonts w:ascii="Times New Roman" w:hAnsi="Times New Roman" w:cs="Times New Roman"/>
          <w:sz w:val="24"/>
          <w:szCs w:val="24"/>
        </w:rPr>
      </w:pPr>
      <w:r w:rsidRPr="00C411FB">
        <w:rPr>
          <w:rFonts w:ascii="Times New Roman" w:hAnsi="Times New Roman" w:cs="Times New Roman"/>
          <w:sz w:val="24"/>
          <w:szCs w:val="24"/>
        </w:rPr>
        <w:t>O relație se află în FN1 dacă fiecărui atribut care o compune îi corespunde o</w:t>
      </w:r>
    </w:p>
    <w:p w14:paraId="26B272B5" w14:textId="77777777" w:rsidR="00D939E3" w:rsidRPr="00C411FB" w:rsidRDefault="00D939E3" w:rsidP="00D939E3">
      <w:pPr>
        <w:jc w:val="both"/>
        <w:rPr>
          <w:rFonts w:ascii="Times New Roman" w:hAnsi="Times New Roman" w:cs="Times New Roman"/>
          <w:sz w:val="24"/>
          <w:szCs w:val="24"/>
        </w:rPr>
      </w:pPr>
      <w:r w:rsidRPr="00C411FB">
        <w:rPr>
          <w:rFonts w:ascii="Times New Roman" w:hAnsi="Times New Roman" w:cs="Times New Roman"/>
          <w:sz w:val="24"/>
          <w:szCs w:val="24"/>
        </w:rPr>
        <w:t>valoare indivizabilă.</w:t>
      </w:r>
    </w:p>
    <w:p w14:paraId="26E7592E" w14:textId="77777777" w:rsidR="00D939E3" w:rsidRPr="00C411FB" w:rsidRDefault="00D939E3" w:rsidP="00D939E3">
      <w:pPr>
        <w:ind w:firstLine="720"/>
        <w:jc w:val="both"/>
        <w:rPr>
          <w:rFonts w:ascii="Times New Roman" w:hAnsi="Times New Roman" w:cs="Times New Roman"/>
          <w:sz w:val="24"/>
          <w:szCs w:val="24"/>
        </w:rPr>
      </w:pPr>
      <w:r w:rsidRPr="00C411FB">
        <w:rPr>
          <w:rFonts w:ascii="Times New Roman" w:hAnsi="Times New Roman" w:cs="Times New Roman"/>
          <w:sz w:val="24"/>
          <w:szCs w:val="24"/>
        </w:rPr>
        <w:t>Forma normală 1 este și cea care impune și faptul că fiecare înregistrare să fie definită  astfel încât să fie identificată unic prin intermediul unei chei primare.</w:t>
      </w:r>
    </w:p>
    <w:p w14:paraId="321DD51B" w14:textId="7A7A8A3F" w:rsidR="008F1183" w:rsidRPr="00C411FB" w:rsidRDefault="00D939E3" w:rsidP="00D939E3">
      <w:pPr>
        <w:ind w:firstLine="720"/>
        <w:jc w:val="both"/>
        <w:rPr>
          <w:rFonts w:ascii="Times New Roman" w:hAnsi="Times New Roman" w:cs="Times New Roman"/>
          <w:sz w:val="24"/>
          <w:szCs w:val="24"/>
        </w:rPr>
      </w:pPr>
      <w:r w:rsidRPr="00C411FB">
        <w:rPr>
          <w:rFonts w:ascii="Times New Roman" w:hAnsi="Times New Roman" w:cs="Times New Roman"/>
          <w:sz w:val="24"/>
          <w:szCs w:val="24"/>
        </w:rPr>
        <w:t>În cadrul bazei de date pe care o construiesc, voi utiliza un exemplu pentru a prezenta aflarea acesteia in forma normal  Voi lua entit</w:t>
      </w:r>
      <w:r w:rsidR="008F1183" w:rsidRPr="00C411FB">
        <w:rPr>
          <w:rFonts w:ascii="Times New Roman" w:hAnsi="Times New Roman" w:cs="Times New Roman"/>
          <w:sz w:val="24"/>
          <w:szCs w:val="24"/>
        </w:rPr>
        <w:t>ățile</w:t>
      </w:r>
      <w:r w:rsidR="008F1183">
        <w:rPr>
          <w:rFonts w:ascii="Times New Roman" w:hAnsi="Times New Roman" w:cs="Times New Roman"/>
          <w:sz w:val="24"/>
          <w:szCs w:val="24"/>
        </w:rPr>
        <w:t xml:space="preserve"> </w:t>
      </w:r>
      <w:r w:rsidR="008F1183" w:rsidRPr="008F1183">
        <w:rPr>
          <w:rFonts w:ascii="Times New Roman" w:hAnsi="Times New Roman" w:cs="Times New Roman"/>
          <w:b/>
          <w:bCs/>
          <w:sz w:val="24"/>
          <w:szCs w:val="24"/>
        </w:rPr>
        <w:t>Lectie</w:t>
      </w:r>
      <w:r w:rsidR="008F1183" w:rsidRPr="00C411F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295"/>
        <w:gridCol w:w="2295"/>
        <w:gridCol w:w="2296"/>
      </w:tblGrid>
      <w:tr w:rsidR="008F1183" w14:paraId="3C1123BE" w14:textId="77777777" w:rsidTr="008F1183">
        <w:tc>
          <w:tcPr>
            <w:tcW w:w="2295" w:type="dxa"/>
          </w:tcPr>
          <w:p w14:paraId="1F594F16" w14:textId="61F86E89"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Id_angajat</w:t>
            </w:r>
          </w:p>
        </w:tc>
        <w:tc>
          <w:tcPr>
            <w:tcW w:w="2295" w:type="dxa"/>
          </w:tcPr>
          <w:p w14:paraId="403BC2A7" w14:textId="6A413BF6"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Id_subiect</w:t>
            </w:r>
          </w:p>
        </w:tc>
        <w:tc>
          <w:tcPr>
            <w:tcW w:w="2296" w:type="dxa"/>
          </w:tcPr>
          <w:p w14:paraId="4FA75B55" w14:textId="799E2EF0"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Id_grupa</w:t>
            </w:r>
          </w:p>
        </w:tc>
      </w:tr>
      <w:tr w:rsidR="008F1183" w14:paraId="30D1FA02" w14:textId="77777777" w:rsidTr="008F1183">
        <w:tc>
          <w:tcPr>
            <w:tcW w:w="2295" w:type="dxa"/>
          </w:tcPr>
          <w:p w14:paraId="7895025E" w14:textId="29099EC6"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1</w:t>
            </w:r>
          </w:p>
        </w:tc>
        <w:tc>
          <w:tcPr>
            <w:tcW w:w="2295" w:type="dxa"/>
          </w:tcPr>
          <w:p w14:paraId="0788C1E5" w14:textId="711CCE3F"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2</w:t>
            </w:r>
          </w:p>
        </w:tc>
        <w:tc>
          <w:tcPr>
            <w:tcW w:w="2296" w:type="dxa"/>
          </w:tcPr>
          <w:p w14:paraId="2483177B" w14:textId="6E00E570"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1,</w:t>
            </w:r>
            <w:r w:rsidR="006E7751">
              <w:rPr>
                <w:rFonts w:ascii="Times New Roman" w:hAnsi="Times New Roman" w:cs="Times New Roman"/>
                <w:sz w:val="24"/>
                <w:szCs w:val="24"/>
              </w:rPr>
              <w:t>4</w:t>
            </w:r>
          </w:p>
        </w:tc>
      </w:tr>
      <w:tr w:rsidR="008F1183" w14:paraId="2BB45031" w14:textId="77777777" w:rsidTr="008F1183">
        <w:tc>
          <w:tcPr>
            <w:tcW w:w="2295" w:type="dxa"/>
          </w:tcPr>
          <w:p w14:paraId="0270E05E" w14:textId="1412D9E2"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2</w:t>
            </w:r>
          </w:p>
        </w:tc>
        <w:tc>
          <w:tcPr>
            <w:tcW w:w="2295" w:type="dxa"/>
          </w:tcPr>
          <w:p w14:paraId="3F5C2E1F" w14:textId="323D78DC"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3</w:t>
            </w:r>
          </w:p>
        </w:tc>
        <w:tc>
          <w:tcPr>
            <w:tcW w:w="2296" w:type="dxa"/>
          </w:tcPr>
          <w:p w14:paraId="4E62290A" w14:textId="1EF0EF19"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1,2</w:t>
            </w:r>
          </w:p>
        </w:tc>
      </w:tr>
      <w:tr w:rsidR="008F1183" w14:paraId="32683D57" w14:textId="77777777" w:rsidTr="008F1183">
        <w:tc>
          <w:tcPr>
            <w:tcW w:w="2295" w:type="dxa"/>
          </w:tcPr>
          <w:p w14:paraId="3F7520E6" w14:textId="40A3A861"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3</w:t>
            </w:r>
          </w:p>
        </w:tc>
        <w:tc>
          <w:tcPr>
            <w:tcW w:w="2295" w:type="dxa"/>
          </w:tcPr>
          <w:p w14:paraId="0B7BDAC5" w14:textId="6104A9D2"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1</w:t>
            </w:r>
          </w:p>
        </w:tc>
        <w:tc>
          <w:tcPr>
            <w:tcW w:w="2296" w:type="dxa"/>
          </w:tcPr>
          <w:p w14:paraId="2984686C" w14:textId="23470425" w:rsidR="008F1183" w:rsidRDefault="008F1183" w:rsidP="00D939E3">
            <w:pPr>
              <w:jc w:val="both"/>
              <w:rPr>
                <w:rFonts w:ascii="Times New Roman" w:hAnsi="Times New Roman" w:cs="Times New Roman"/>
                <w:sz w:val="24"/>
                <w:szCs w:val="24"/>
              </w:rPr>
            </w:pPr>
            <w:r>
              <w:rPr>
                <w:rFonts w:ascii="Times New Roman" w:hAnsi="Times New Roman" w:cs="Times New Roman"/>
                <w:sz w:val="24"/>
                <w:szCs w:val="24"/>
              </w:rPr>
              <w:t>3,4</w:t>
            </w:r>
          </w:p>
        </w:tc>
      </w:tr>
    </w:tbl>
    <w:p w14:paraId="0AFD9E27" w14:textId="4A16806E"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59264" behindDoc="0" locked="0" layoutInCell="1" allowOverlap="1" wp14:anchorId="06514BA4" wp14:editId="0906CA85">
                <wp:simplePos x="0" y="0"/>
                <wp:positionH relativeFrom="column">
                  <wp:posOffset>2176508</wp:posOffset>
                </wp:positionH>
                <wp:positionV relativeFrom="paragraph">
                  <wp:posOffset>135527</wp:posOffset>
                </wp:positionV>
                <wp:extent cx="0" cy="549728"/>
                <wp:effectExtent l="76200" t="0" r="57150" b="60325"/>
                <wp:wrapNone/>
                <wp:docPr id="12" name="Straight Arrow Connector 12"/>
                <wp:cNvGraphicFramePr/>
                <a:graphic xmlns:a="http://schemas.openxmlformats.org/drawingml/2006/main">
                  <a:graphicData uri="http://schemas.microsoft.com/office/word/2010/wordprocessingShape">
                    <wps:wsp>
                      <wps:cNvCnPr/>
                      <wps:spPr>
                        <a:xfrm>
                          <a:off x="0" y="0"/>
                          <a:ext cx="0" cy="549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D60DB9" id="_x0000_t32" coordsize="21600,21600" o:spt="32" o:oned="t" path="m,l21600,21600e" filled="f">
                <v:path arrowok="t" fillok="f" o:connecttype="none"/>
                <o:lock v:ext="edit" shapetype="t"/>
              </v:shapetype>
              <v:shape id="Straight Arrow Connector 12" o:spid="_x0000_s1026" type="#_x0000_t32" style="position:absolute;margin-left:171.4pt;margin-top:10.65pt;width:0;height:43.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" strokecolor="#4472c4 [3204]" strokeweight=".5pt">
                <v:stroke endarrow="block" joinstyle="miter"/>
              </v:shape>
            </w:pict>
          </mc:Fallback>
        </mc:AlternateContent>
      </w:r>
    </w:p>
    <w:p w14:paraId="727076EE" w14:textId="77777777" w:rsidR="006E7751" w:rsidRDefault="006E7751" w:rsidP="00D939E3">
      <w:pPr>
        <w:pStyle w:val="NoSpacing"/>
        <w:spacing w:line="276" w:lineRule="auto"/>
        <w:jc w:val="both"/>
        <w:rPr>
          <w:rFonts w:ascii="Times New Roman" w:hAnsi="Times New Roman" w:cs="Times New Roman"/>
          <w:sz w:val="28"/>
          <w:szCs w:val="28"/>
          <w:lang w:val="en-GB"/>
        </w:rPr>
      </w:pPr>
    </w:p>
    <w:p w14:paraId="6860B911" w14:textId="720D5AFC" w:rsidR="00D939E3" w:rsidRDefault="00D939E3" w:rsidP="00D939E3">
      <w:pPr>
        <w:pStyle w:val="NoSpacing"/>
        <w:spacing w:line="276" w:lineRule="auto"/>
        <w:jc w:val="both"/>
        <w:rPr>
          <w:rFonts w:ascii="Times New Roman" w:hAnsi="Times New Roman" w:cs="Times New Roman"/>
          <w:sz w:val="28"/>
          <w:szCs w:val="28"/>
          <w:lang w:val="en-GB"/>
        </w:rPr>
      </w:pPr>
    </w:p>
    <w:p w14:paraId="056865DE" w14:textId="77777777" w:rsidR="006E7751" w:rsidRDefault="006E7751" w:rsidP="00D939E3">
      <w:pPr>
        <w:pStyle w:val="NoSpacing"/>
        <w:spacing w:line="276" w:lineRule="auto"/>
        <w:jc w:val="both"/>
        <w:rPr>
          <w:rFonts w:ascii="Times New Roman" w:hAnsi="Times New Roman" w:cs="Times New Roman"/>
          <w:sz w:val="28"/>
          <w:szCs w:val="28"/>
          <w:lang w:val="en-GB"/>
        </w:rPr>
      </w:pPr>
    </w:p>
    <w:tbl>
      <w:tblPr>
        <w:tblStyle w:val="TableGrid"/>
        <w:tblW w:w="0" w:type="auto"/>
        <w:tblLook w:val="04A0" w:firstRow="1" w:lastRow="0" w:firstColumn="1" w:lastColumn="0" w:noHBand="0" w:noVBand="1"/>
      </w:tblPr>
      <w:tblGrid>
        <w:gridCol w:w="2263"/>
        <w:gridCol w:w="2268"/>
        <w:gridCol w:w="2268"/>
      </w:tblGrid>
      <w:tr w:rsidR="006E7751" w14:paraId="0CFC1949" w14:textId="77777777" w:rsidTr="006E7751">
        <w:tc>
          <w:tcPr>
            <w:tcW w:w="2263" w:type="dxa"/>
          </w:tcPr>
          <w:p w14:paraId="73CC9CA4" w14:textId="4BDE532C"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4"/>
                <w:szCs w:val="24"/>
              </w:rPr>
              <w:t>Id_angajat</w:t>
            </w:r>
          </w:p>
        </w:tc>
        <w:tc>
          <w:tcPr>
            <w:tcW w:w="2268" w:type="dxa"/>
          </w:tcPr>
          <w:p w14:paraId="0BA2257C" w14:textId="17CA53E3"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4"/>
                <w:szCs w:val="24"/>
              </w:rPr>
              <w:t>Id_subiect</w:t>
            </w:r>
          </w:p>
        </w:tc>
        <w:tc>
          <w:tcPr>
            <w:tcW w:w="2268" w:type="dxa"/>
          </w:tcPr>
          <w:p w14:paraId="6684BAB8" w14:textId="4793A6B0"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4"/>
                <w:szCs w:val="24"/>
              </w:rPr>
              <w:t>Id_grupa</w:t>
            </w:r>
          </w:p>
        </w:tc>
      </w:tr>
      <w:tr w:rsidR="006E7751" w14:paraId="63F24CA3" w14:textId="77777777" w:rsidTr="006E7751">
        <w:tc>
          <w:tcPr>
            <w:tcW w:w="2263" w:type="dxa"/>
          </w:tcPr>
          <w:p w14:paraId="3E62C356" w14:textId="066E88E7"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2268" w:type="dxa"/>
          </w:tcPr>
          <w:p w14:paraId="6DEC8E76" w14:textId="2552DB94"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2268" w:type="dxa"/>
          </w:tcPr>
          <w:p w14:paraId="27222501" w14:textId="0665A3D9"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r>
      <w:tr w:rsidR="006E7751" w14:paraId="42B41A15" w14:textId="77777777" w:rsidTr="006E7751">
        <w:tc>
          <w:tcPr>
            <w:tcW w:w="2263" w:type="dxa"/>
          </w:tcPr>
          <w:p w14:paraId="6172E8AC" w14:textId="5986CD06"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2268" w:type="dxa"/>
          </w:tcPr>
          <w:p w14:paraId="1054F810" w14:textId="76BE879E"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2268" w:type="dxa"/>
          </w:tcPr>
          <w:p w14:paraId="26BD2EAB" w14:textId="044B8198"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4</w:t>
            </w:r>
          </w:p>
        </w:tc>
      </w:tr>
      <w:tr w:rsidR="006E7751" w14:paraId="0F05C8CA" w14:textId="77777777" w:rsidTr="006E7751">
        <w:tc>
          <w:tcPr>
            <w:tcW w:w="2263" w:type="dxa"/>
          </w:tcPr>
          <w:p w14:paraId="125967CE" w14:textId="2374477B"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2268" w:type="dxa"/>
          </w:tcPr>
          <w:p w14:paraId="0AF00AF4" w14:textId="7175919E"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68" w:type="dxa"/>
          </w:tcPr>
          <w:p w14:paraId="35E0E033" w14:textId="5FB75BD0"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r>
      <w:tr w:rsidR="006E7751" w14:paraId="1667410B" w14:textId="77777777" w:rsidTr="006E7751">
        <w:tc>
          <w:tcPr>
            <w:tcW w:w="2263" w:type="dxa"/>
          </w:tcPr>
          <w:p w14:paraId="6BF4B310" w14:textId="3EE70D87"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2268" w:type="dxa"/>
          </w:tcPr>
          <w:p w14:paraId="25866A2B" w14:textId="46603D3B"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68" w:type="dxa"/>
          </w:tcPr>
          <w:p w14:paraId="30A3C91E" w14:textId="184A323A"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r>
      <w:tr w:rsidR="006E7751" w14:paraId="64ECAAAC" w14:textId="77777777" w:rsidTr="006E7751">
        <w:tc>
          <w:tcPr>
            <w:tcW w:w="2263" w:type="dxa"/>
          </w:tcPr>
          <w:p w14:paraId="1236FEDE" w14:textId="0BA5B7D6"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68" w:type="dxa"/>
          </w:tcPr>
          <w:p w14:paraId="62DC4324" w14:textId="7519CA63"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2268" w:type="dxa"/>
          </w:tcPr>
          <w:p w14:paraId="3708BAA2" w14:textId="46BA83CC"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r>
      <w:tr w:rsidR="006E7751" w14:paraId="42DD63B9" w14:textId="77777777" w:rsidTr="006E7751">
        <w:tc>
          <w:tcPr>
            <w:tcW w:w="2263" w:type="dxa"/>
          </w:tcPr>
          <w:p w14:paraId="665C6FCF" w14:textId="6F8A3CFE"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68" w:type="dxa"/>
          </w:tcPr>
          <w:p w14:paraId="033A448D" w14:textId="79761C84"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2268" w:type="dxa"/>
          </w:tcPr>
          <w:p w14:paraId="6D647B5C" w14:textId="4330EB2A" w:rsidR="006E7751" w:rsidRDefault="006E7751"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4</w:t>
            </w:r>
          </w:p>
        </w:tc>
      </w:tr>
    </w:tbl>
    <w:p w14:paraId="2599C9FA" w14:textId="77777777" w:rsidR="00D939E3" w:rsidRDefault="00D939E3" w:rsidP="00D939E3">
      <w:pPr>
        <w:pStyle w:val="NoSpacing"/>
        <w:spacing w:line="276" w:lineRule="auto"/>
        <w:jc w:val="both"/>
        <w:rPr>
          <w:rFonts w:ascii="Times New Roman" w:hAnsi="Times New Roman" w:cs="Times New Roman"/>
          <w:sz w:val="28"/>
          <w:szCs w:val="28"/>
          <w:lang w:val="en-GB"/>
        </w:rPr>
      </w:pPr>
    </w:p>
    <w:p w14:paraId="17E63119" w14:textId="77777777" w:rsidR="00D939E3" w:rsidRDefault="00D939E3" w:rsidP="00D939E3">
      <w:pPr>
        <w:pStyle w:val="NoSpacing"/>
        <w:spacing w:line="276" w:lineRule="auto"/>
        <w:jc w:val="both"/>
        <w:rPr>
          <w:rFonts w:ascii="Times New Roman" w:hAnsi="Times New Roman" w:cs="Times New Roman"/>
          <w:sz w:val="28"/>
          <w:szCs w:val="28"/>
          <w:lang w:val="en-GB"/>
        </w:rPr>
      </w:pPr>
    </w:p>
    <w:p w14:paraId="74F6452D" w14:textId="77777777" w:rsidR="00D939E3" w:rsidRDefault="00D939E3" w:rsidP="00D939E3">
      <w:pPr>
        <w:spacing w:after="0" w:line="240" w:lineRule="auto"/>
        <w:jc w:val="both"/>
        <w:rPr>
          <w:rFonts w:cstheme="minorHAnsi"/>
          <w:b/>
          <w:bCs/>
          <w:sz w:val="28"/>
          <w:szCs w:val="28"/>
          <w:u w:val="single"/>
        </w:rPr>
      </w:pPr>
    </w:p>
    <w:p w14:paraId="26C8B8EC" w14:textId="77777777" w:rsidR="00D939E3" w:rsidRPr="0026210D" w:rsidRDefault="00D939E3" w:rsidP="00D939E3">
      <w:pPr>
        <w:spacing w:after="0" w:line="240" w:lineRule="auto"/>
        <w:jc w:val="both"/>
        <w:rPr>
          <w:rFonts w:cstheme="minorHAnsi"/>
          <w:b/>
          <w:bCs/>
          <w:sz w:val="28"/>
          <w:szCs w:val="28"/>
          <w:u w:val="single"/>
        </w:rPr>
      </w:pPr>
      <w:r w:rsidRPr="0026210D">
        <w:rPr>
          <w:rFonts w:cstheme="minorHAnsi"/>
          <w:b/>
          <w:bCs/>
          <w:sz w:val="28"/>
          <w:szCs w:val="28"/>
          <w:u w:val="single"/>
        </w:rPr>
        <w:t>Forma Normal</w:t>
      </w:r>
      <w:r w:rsidRPr="0026210D">
        <w:rPr>
          <w:rFonts w:ascii="Cambria" w:hAnsi="Cambria" w:cs="Cambria"/>
          <w:b/>
          <w:bCs/>
          <w:sz w:val="28"/>
          <w:szCs w:val="28"/>
          <w:u w:val="single"/>
        </w:rPr>
        <w:t>ă</w:t>
      </w:r>
      <w:r w:rsidRPr="0026210D">
        <w:rPr>
          <w:rFonts w:cstheme="minorHAnsi"/>
          <w:b/>
          <w:bCs/>
          <w:sz w:val="28"/>
          <w:szCs w:val="28"/>
          <w:u w:val="single"/>
        </w:rPr>
        <w:t xml:space="preserve"> 2 (FN2)</w:t>
      </w:r>
    </w:p>
    <w:p w14:paraId="7D6B0D06" w14:textId="77777777" w:rsidR="00D939E3" w:rsidRPr="0026210D" w:rsidRDefault="00D939E3" w:rsidP="00D939E3">
      <w:pPr>
        <w:pStyle w:val="NoSpacing"/>
        <w:spacing w:line="276" w:lineRule="auto"/>
        <w:jc w:val="both"/>
        <w:rPr>
          <w:rFonts w:ascii="Times New Roman" w:hAnsi="Times New Roman" w:cs="Times New Roman"/>
          <w:sz w:val="24"/>
          <w:szCs w:val="24"/>
          <w:lang w:val="en-GB"/>
        </w:rPr>
      </w:pPr>
    </w:p>
    <w:p w14:paraId="0EDF9079" w14:textId="77777777" w:rsidR="00D939E3" w:rsidRPr="00A11917" w:rsidRDefault="00D939E3" w:rsidP="00D939E3">
      <w:pPr>
        <w:rPr>
          <w:rFonts w:ascii="Times New Roman" w:hAnsi="Times New Roman" w:cs="Times New Roman"/>
          <w:color w:val="000000" w:themeColor="text1"/>
          <w:sz w:val="24"/>
          <w:szCs w:val="24"/>
        </w:rPr>
      </w:pPr>
      <w:r w:rsidRPr="00A11917">
        <w:rPr>
          <w:rFonts w:ascii="Times New Roman" w:hAnsi="Times New Roman" w:cs="Times New Roman"/>
          <w:color w:val="000000" w:themeColor="text1"/>
          <w:sz w:val="24"/>
          <w:szCs w:val="24"/>
        </w:rPr>
        <w:t>Știm că o relație este în a doua formă normală dacă și numai dacă ea este în FN1 și fiecare atribut care nu este cheie este dependent de întreaga cheie primară.</w:t>
      </w:r>
    </w:p>
    <w:p w14:paraId="31B63E03" w14:textId="785E7402" w:rsidR="00D939E3" w:rsidRDefault="00D939E3" w:rsidP="00D939E3">
      <w:pPr>
        <w:pStyle w:val="NoSpacing"/>
        <w:spacing w:line="276" w:lineRule="auto"/>
        <w:ind w:firstLine="720"/>
        <w:jc w:val="both"/>
        <w:rPr>
          <w:rFonts w:ascii="Times New Roman" w:hAnsi="Times New Roman" w:cs="Times New Roman"/>
          <w:b/>
          <w:bCs/>
          <w:sz w:val="24"/>
          <w:szCs w:val="24"/>
        </w:rPr>
      </w:pPr>
      <w:r>
        <w:rPr>
          <w:rFonts w:ascii="Times New Roman" w:hAnsi="Times New Roman" w:cs="Times New Roman"/>
          <w:sz w:val="24"/>
          <w:szCs w:val="24"/>
          <w:lang w:val="en-GB"/>
        </w:rPr>
        <w:t xml:space="preserve">UN </w:t>
      </w:r>
      <w:proofErr w:type="spellStart"/>
      <w:r>
        <w:rPr>
          <w:rFonts w:ascii="Times New Roman" w:hAnsi="Times New Roman" w:cs="Times New Roman"/>
          <w:sz w:val="24"/>
          <w:szCs w:val="24"/>
          <w:lang w:val="en-GB"/>
        </w:rPr>
        <w:t>exmplu</w:t>
      </w:r>
      <w:proofErr w:type="spellEnd"/>
      <w:r>
        <w:rPr>
          <w:rFonts w:ascii="Times New Roman" w:hAnsi="Times New Roman" w:cs="Times New Roman"/>
          <w:sz w:val="24"/>
          <w:szCs w:val="24"/>
          <w:lang w:val="en-GB"/>
        </w:rPr>
        <w:t xml:space="preserve"> non-FN2 </w:t>
      </w:r>
      <w:r>
        <w:rPr>
          <w:rFonts w:ascii="Times New Roman" w:hAnsi="Times New Roman" w:cs="Times New Roman"/>
          <w:sz w:val="24"/>
          <w:szCs w:val="24"/>
        </w:rPr>
        <w:t xml:space="preserve">ar fi entitate </w:t>
      </w:r>
      <w:r w:rsidR="006E7751">
        <w:rPr>
          <w:rFonts w:ascii="Times New Roman" w:hAnsi="Times New Roman" w:cs="Times New Roman"/>
          <w:b/>
          <w:bCs/>
          <w:sz w:val="24"/>
          <w:szCs w:val="24"/>
        </w:rPr>
        <w:t>Lecția</w:t>
      </w:r>
      <w:r>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2295"/>
        <w:gridCol w:w="2295"/>
        <w:gridCol w:w="2296"/>
        <w:gridCol w:w="2296"/>
      </w:tblGrid>
      <w:tr w:rsidR="00760F47" w14:paraId="0B621689" w14:textId="77777777" w:rsidTr="00760F47">
        <w:tc>
          <w:tcPr>
            <w:tcW w:w="2295" w:type="dxa"/>
          </w:tcPr>
          <w:p w14:paraId="2E927833" w14:textId="2E03F95B" w:rsidR="00760F47" w:rsidRPr="00760F47" w:rsidRDefault="00760F47" w:rsidP="00D939E3">
            <w:pPr>
              <w:pStyle w:val="NoSpacing"/>
              <w:spacing w:line="276" w:lineRule="auto"/>
              <w:jc w:val="both"/>
              <w:rPr>
                <w:rFonts w:ascii="Times New Roman" w:hAnsi="Times New Roman" w:cs="Times New Roman"/>
                <w:sz w:val="24"/>
                <w:szCs w:val="24"/>
                <w:lang w:val="en-GB"/>
              </w:rPr>
            </w:pPr>
            <w:proofErr w:type="spellStart"/>
            <w:r w:rsidRPr="00760F47">
              <w:rPr>
                <w:rFonts w:ascii="Times New Roman" w:hAnsi="Times New Roman" w:cs="Times New Roman"/>
                <w:sz w:val="24"/>
                <w:szCs w:val="24"/>
                <w:lang w:val="en-GB"/>
              </w:rPr>
              <w:t>id_angajat</w:t>
            </w:r>
            <w:proofErr w:type="spellEnd"/>
            <w:r w:rsidRPr="00760F47">
              <w:rPr>
                <w:rFonts w:ascii="Times New Roman" w:hAnsi="Times New Roman" w:cs="Times New Roman"/>
                <w:sz w:val="24"/>
                <w:szCs w:val="24"/>
                <w:lang w:val="en-GB"/>
              </w:rPr>
              <w:t>#</w:t>
            </w:r>
          </w:p>
        </w:tc>
        <w:tc>
          <w:tcPr>
            <w:tcW w:w="2295" w:type="dxa"/>
          </w:tcPr>
          <w:p w14:paraId="441A08BB" w14:textId="14FF8EC2" w:rsidR="00760F47" w:rsidRPr="00760F47" w:rsidRDefault="00760F47" w:rsidP="00D939E3">
            <w:pPr>
              <w:pStyle w:val="NoSpacing"/>
              <w:spacing w:line="276" w:lineRule="auto"/>
              <w:jc w:val="both"/>
              <w:rPr>
                <w:rFonts w:ascii="Times New Roman" w:hAnsi="Times New Roman" w:cs="Times New Roman"/>
                <w:sz w:val="24"/>
                <w:szCs w:val="24"/>
                <w:lang w:val="en-GB"/>
              </w:rPr>
            </w:pPr>
            <w:proofErr w:type="spellStart"/>
            <w:r w:rsidRPr="00760F47">
              <w:rPr>
                <w:rFonts w:ascii="Times New Roman" w:hAnsi="Times New Roman" w:cs="Times New Roman"/>
                <w:sz w:val="24"/>
                <w:szCs w:val="24"/>
                <w:lang w:val="en-GB"/>
              </w:rPr>
              <w:t>Nume_angajat</w:t>
            </w:r>
            <w:proofErr w:type="spellEnd"/>
          </w:p>
        </w:tc>
        <w:tc>
          <w:tcPr>
            <w:tcW w:w="2296" w:type="dxa"/>
          </w:tcPr>
          <w:p w14:paraId="35CDBD5C" w14:textId="65101650" w:rsidR="00760F47" w:rsidRPr="00760F47" w:rsidRDefault="00760F47" w:rsidP="00D939E3">
            <w:pPr>
              <w:pStyle w:val="NoSpacing"/>
              <w:spacing w:line="276" w:lineRule="auto"/>
              <w:jc w:val="both"/>
              <w:rPr>
                <w:rFonts w:ascii="Times New Roman" w:hAnsi="Times New Roman" w:cs="Times New Roman"/>
                <w:sz w:val="24"/>
                <w:szCs w:val="24"/>
                <w:lang w:val="en-GB"/>
              </w:rPr>
            </w:pPr>
            <w:proofErr w:type="spellStart"/>
            <w:r w:rsidRPr="00760F47">
              <w:rPr>
                <w:rFonts w:ascii="Times New Roman" w:hAnsi="Times New Roman" w:cs="Times New Roman"/>
                <w:sz w:val="24"/>
                <w:szCs w:val="24"/>
                <w:lang w:val="en-GB"/>
              </w:rPr>
              <w:t>Id_grupa</w:t>
            </w:r>
            <w:proofErr w:type="spellEnd"/>
            <w:r w:rsidRPr="00760F47">
              <w:rPr>
                <w:rFonts w:ascii="Times New Roman" w:hAnsi="Times New Roman" w:cs="Times New Roman"/>
                <w:sz w:val="24"/>
                <w:szCs w:val="24"/>
                <w:lang w:val="en-GB"/>
              </w:rPr>
              <w:t>#</w:t>
            </w:r>
          </w:p>
        </w:tc>
        <w:tc>
          <w:tcPr>
            <w:tcW w:w="2296" w:type="dxa"/>
          </w:tcPr>
          <w:p w14:paraId="30E63A94" w14:textId="100E721E" w:rsidR="00760F47" w:rsidRPr="00760F47" w:rsidRDefault="00760F47" w:rsidP="00D939E3">
            <w:pPr>
              <w:pStyle w:val="NoSpacing"/>
              <w:spacing w:line="276" w:lineRule="auto"/>
              <w:jc w:val="both"/>
              <w:rPr>
                <w:rFonts w:ascii="Times New Roman" w:hAnsi="Times New Roman" w:cs="Times New Roman"/>
                <w:sz w:val="24"/>
                <w:szCs w:val="24"/>
                <w:lang w:val="en-GB"/>
              </w:rPr>
            </w:pPr>
            <w:proofErr w:type="spellStart"/>
            <w:r w:rsidRPr="00760F47">
              <w:rPr>
                <w:rFonts w:ascii="Times New Roman" w:hAnsi="Times New Roman" w:cs="Times New Roman"/>
                <w:sz w:val="24"/>
                <w:szCs w:val="24"/>
                <w:lang w:val="en-GB"/>
              </w:rPr>
              <w:t>Id_subiect</w:t>
            </w:r>
            <w:proofErr w:type="spellEnd"/>
            <w:r w:rsidRPr="00760F47">
              <w:rPr>
                <w:rFonts w:ascii="Times New Roman" w:hAnsi="Times New Roman" w:cs="Times New Roman"/>
                <w:sz w:val="24"/>
                <w:szCs w:val="24"/>
                <w:lang w:val="en-GB"/>
              </w:rPr>
              <w:t>#</w:t>
            </w:r>
          </w:p>
        </w:tc>
      </w:tr>
      <w:tr w:rsidR="00760F47" w14:paraId="1BF4C657" w14:textId="77777777" w:rsidTr="00760F47">
        <w:tc>
          <w:tcPr>
            <w:tcW w:w="2295" w:type="dxa"/>
          </w:tcPr>
          <w:p w14:paraId="4D074648" w14:textId="7449F231"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1</w:t>
            </w:r>
          </w:p>
        </w:tc>
        <w:tc>
          <w:tcPr>
            <w:tcW w:w="2295" w:type="dxa"/>
          </w:tcPr>
          <w:p w14:paraId="2B20210F" w14:textId="3AEB9A20"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I</w:t>
            </w:r>
            <w:r w:rsidR="005931E3">
              <w:rPr>
                <w:rFonts w:ascii="Times New Roman" w:hAnsi="Times New Roman" w:cs="Times New Roman"/>
                <w:sz w:val="28"/>
                <w:szCs w:val="28"/>
                <w:lang w:val="en-GB"/>
              </w:rPr>
              <w:t>o</w:t>
            </w:r>
            <w:r>
              <w:rPr>
                <w:rFonts w:ascii="Times New Roman" w:hAnsi="Times New Roman" w:cs="Times New Roman"/>
                <w:sz w:val="28"/>
                <w:szCs w:val="28"/>
                <w:lang w:val="en-GB"/>
              </w:rPr>
              <w:t>nescu</w:t>
            </w:r>
          </w:p>
        </w:tc>
        <w:tc>
          <w:tcPr>
            <w:tcW w:w="2296" w:type="dxa"/>
          </w:tcPr>
          <w:p w14:paraId="0AA0FB51" w14:textId="05975AD8"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96" w:type="dxa"/>
          </w:tcPr>
          <w:p w14:paraId="5CD6151C" w14:textId="5B62A031"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4</w:t>
            </w:r>
          </w:p>
        </w:tc>
      </w:tr>
      <w:tr w:rsidR="00760F47" w14:paraId="7431D4FF" w14:textId="77777777" w:rsidTr="00760F47">
        <w:tc>
          <w:tcPr>
            <w:tcW w:w="2295" w:type="dxa"/>
          </w:tcPr>
          <w:p w14:paraId="1C3C81F2" w14:textId="53DD2F58"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2295" w:type="dxa"/>
          </w:tcPr>
          <w:p w14:paraId="5851D5AA" w14:textId="50FEF53D" w:rsidR="00760F47" w:rsidRDefault="00760F47" w:rsidP="00D939E3">
            <w:pPr>
              <w:pStyle w:val="NoSpacing"/>
              <w:spacing w:line="276" w:lineRule="auto"/>
              <w:jc w:val="both"/>
              <w:rPr>
                <w:rFonts w:ascii="Times New Roman" w:hAnsi="Times New Roman" w:cs="Times New Roman"/>
                <w:sz w:val="28"/>
                <w:szCs w:val="28"/>
                <w:lang w:val="en-GB"/>
              </w:rPr>
            </w:pPr>
            <w:r w:rsidRPr="00760F47">
              <w:rPr>
                <w:rFonts w:ascii="Times New Roman" w:hAnsi="Times New Roman" w:cs="Times New Roman"/>
                <w:sz w:val="28"/>
                <w:szCs w:val="28"/>
                <w:lang w:val="en-GB"/>
              </w:rPr>
              <w:t>Popescu</w:t>
            </w:r>
          </w:p>
        </w:tc>
        <w:tc>
          <w:tcPr>
            <w:tcW w:w="2296" w:type="dxa"/>
          </w:tcPr>
          <w:p w14:paraId="567EAFCD" w14:textId="1A84BE41"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2296" w:type="dxa"/>
          </w:tcPr>
          <w:p w14:paraId="552B2B88" w14:textId="78456F9E"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r>
      <w:tr w:rsidR="00760F47" w14:paraId="538A1B66" w14:textId="77777777" w:rsidTr="00760F47">
        <w:tc>
          <w:tcPr>
            <w:tcW w:w="2295" w:type="dxa"/>
          </w:tcPr>
          <w:p w14:paraId="15A4F9F5" w14:textId="676E3263"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95" w:type="dxa"/>
          </w:tcPr>
          <w:p w14:paraId="7515DD74" w14:textId="2A911AE6"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Georgescu</w:t>
            </w:r>
          </w:p>
        </w:tc>
        <w:tc>
          <w:tcPr>
            <w:tcW w:w="2296" w:type="dxa"/>
          </w:tcPr>
          <w:p w14:paraId="62DDA6D8" w14:textId="71837669"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2296" w:type="dxa"/>
          </w:tcPr>
          <w:p w14:paraId="6C56A879" w14:textId="1AD7F9A3" w:rsidR="00760F47" w:rsidRDefault="00760F47"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r>
    </w:tbl>
    <w:p w14:paraId="768EA8AC" w14:textId="77777777" w:rsidR="00D939E3" w:rsidRDefault="00D939E3" w:rsidP="00D939E3">
      <w:pPr>
        <w:pStyle w:val="NoSpacing"/>
        <w:spacing w:line="276" w:lineRule="auto"/>
        <w:jc w:val="both"/>
        <w:rPr>
          <w:rFonts w:ascii="Times New Roman" w:hAnsi="Times New Roman" w:cs="Times New Roman"/>
          <w:sz w:val="28"/>
          <w:szCs w:val="28"/>
          <w:lang w:val="en-GB"/>
        </w:rPr>
      </w:pPr>
    </w:p>
    <w:p w14:paraId="59E9C9E4" w14:textId="77777777" w:rsidR="00D939E3" w:rsidRPr="00A11917" w:rsidRDefault="00D939E3" w:rsidP="00D939E3">
      <w:pPr>
        <w:pStyle w:val="NoSpacing"/>
        <w:spacing w:line="276" w:lineRule="auto"/>
        <w:jc w:val="both"/>
        <w:rPr>
          <w:rFonts w:ascii="Times New Roman" w:hAnsi="Times New Roman" w:cs="Times New Roman"/>
          <w:sz w:val="24"/>
          <w:szCs w:val="24"/>
          <w:lang w:val="en-GB"/>
        </w:rPr>
      </w:pPr>
    </w:p>
    <w:p w14:paraId="78F30FF5" w14:textId="5FF69CB9" w:rsidR="00D939E3" w:rsidRPr="00A11917" w:rsidRDefault="00D939E3" w:rsidP="00D939E3">
      <w:pPr>
        <w:ind w:firstLine="720"/>
        <w:jc w:val="both"/>
        <w:rPr>
          <w:rFonts w:ascii="Times New Roman" w:hAnsi="Times New Roman" w:cs="Times New Roman"/>
          <w:sz w:val="24"/>
          <w:szCs w:val="24"/>
        </w:rPr>
      </w:pPr>
      <w:r w:rsidRPr="00A11917">
        <w:rPr>
          <w:rFonts w:ascii="Times New Roman" w:hAnsi="Times New Roman" w:cs="Times New Roman"/>
          <w:sz w:val="24"/>
          <w:szCs w:val="24"/>
        </w:rPr>
        <w:t>Fiecare atribut care nu este cheie (nu participă la cheia primară) este dependent de întreaga cheie primară – in cazul nostru atributul Nume_</w:t>
      </w:r>
      <w:r w:rsidR="00760F47">
        <w:rPr>
          <w:rFonts w:ascii="Times New Roman" w:hAnsi="Times New Roman" w:cs="Times New Roman"/>
          <w:sz w:val="24"/>
          <w:szCs w:val="24"/>
        </w:rPr>
        <w:t>angajat</w:t>
      </w:r>
      <w:r w:rsidRPr="00A11917">
        <w:rPr>
          <w:rFonts w:ascii="Times New Roman" w:hAnsi="Times New Roman" w:cs="Times New Roman"/>
          <w:sz w:val="24"/>
          <w:szCs w:val="24"/>
        </w:rPr>
        <w:t>, nu este cheie si trebuie sa depinda direct de intreaga cheie primara id_</w:t>
      </w:r>
      <w:r w:rsidR="00B413C2">
        <w:rPr>
          <w:rFonts w:ascii="Times New Roman" w:hAnsi="Times New Roman" w:cs="Times New Roman"/>
          <w:sz w:val="24"/>
          <w:szCs w:val="24"/>
        </w:rPr>
        <w:t>angajat</w:t>
      </w:r>
      <w:r w:rsidRPr="00A11917">
        <w:rPr>
          <w:rFonts w:ascii="Times New Roman" w:hAnsi="Times New Roman" w:cs="Times New Roman"/>
          <w:sz w:val="24"/>
          <w:szCs w:val="24"/>
        </w:rPr>
        <w:t xml:space="preserve"> #</w:t>
      </w:r>
      <w:r w:rsidR="00B413C2">
        <w:rPr>
          <w:rFonts w:ascii="Times New Roman" w:hAnsi="Times New Roman" w:cs="Times New Roman"/>
          <w:sz w:val="24"/>
          <w:szCs w:val="24"/>
        </w:rPr>
        <w:t>.A</w:t>
      </w:r>
      <w:r w:rsidRPr="00A11917">
        <w:rPr>
          <w:rFonts w:ascii="Times New Roman" w:hAnsi="Times New Roman" w:cs="Times New Roman"/>
          <w:sz w:val="24"/>
          <w:szCs w:val="24"/>
        </w:rPr>
        <w:t>ceste atribute nu depind direct de intreaga cheie primara deoarece se observa dependenta directa dintre Nume_</w:t>
      </w:r>
      <w:r w:rsidR="0091578D">
        <w:rPr>
          <w:rFonts w:ascii="Times New Roman" w:hAnsi="Times New Roman" w:cs="Times New Roman"/>
          <w:sz w:val="24"/>
          <w:szCs w:val="24"/>
        </w:rPr>
        <w:t>angajat</w:t>
      </w:r>
      <w:r w:rsidRPr="00A11917">
        <w:rPr>
          <w:rFonts w:ascii="Times New Roman" w:hAnsi="Times New Roman" w:cs="Times New Roman"/>
          <w:sz w:val="24"/>
          <w:szCs w:val="24"/>
        </w:rPr>
        <w:t xml:space="preserve"> si id_</w:t>
      </w:r>
      <w:r w:rsidR="0091578D">
        <w:rPr>
          <w:rFonts w:ascii="Times New Roman" w:hAnsi="Times New Roman" w:cs="Times New Roman"/>
          <w:sz w:val="24"/>
          <w:szCs w:val="24"/>
        </w:rPr>
        <w:t>angajat</w:t>
      </w:r>
      <w:r w:rsidRPr="00A11917">
        <w:rPr>
          <w:rFonts w:ascii="Times New Roman" w:hAnsi="Times New Roman" w:cs="Times New Roman"/>
          <w:sz w:val="24"/>
          <w:szCs w:val="24"/>
        </w:rPr>
        <w:t xml:space="preserve">, insemnand ca </w:t>
      </w:r>
      <w:r w:rsidR="0091578D">
        <w:rPr>
          <w:rFonts w:ascii="Times New Roman" w:hAnsi="Times New Roman" w:cs="Times New Roman"/>
          <w:sz w:val="24"/>
          <w:szCs w:val="24"/>
        </w:rPr>
        <w:t>n</w:t>
      </w:r>
      <w:r w:rsidRPr="00A11917">
        <w:rPr>
          <w:rFonts w:ascii="Times New Roman" w:hAnsi="Times New Roman" w:cs="Times New Roman"/>
          <w:sz w:val="24"/>
          <w:szCs w:val="24"/>
        </w:rPr>
        <w:t>ume_</w:t>
      </w:r>
      <w:r w:rsidR="0091578D">
        <w:rPr>
          <w:rFonts w:ascii="Times New Roman" w:hAnsi="Times New Roman" w:cs="Times New Roman"/>
          <w:sz w:val="24"/>
          <w:szCs w:val="24"/>
        </w:rPr>
        <w:t>angajat</w:t>
      </w:r>
      <w:r w:rsidRPr="00A11917">
        <w:rPr>
          <w:rFonts w:ascii="Times New Roman" w:hAnsi="Times New Roman" w:cs="Times New Roman"/>
          <w:sz w:val="24"/>
          <w:szCs w:val="24"/>
        </w:rPr>
        <w:t xml:space="preserve"> depinde direct doar de o parte a cheii primare, si anume doar de id_</w:t>
      </w:r>
      <w:r w:rsidR="0091578D">
        <w:rPr>
          <w:rFonts w:ascii="Times New Roman" w:hAnsi="Times New Roman" w:cs="Times New Roman"/>
          <w:sz w:val="24"/>
          <w:szCs w:val="24"/>
        </w:rPr>
        <w:t>angajat</w:t>
      </w:r>
      <w:r w:rsidRPr="00A11917">
        <w:rPr>
          <w:rFonts w:ascii="Times New Roman" w:hAnsi="Times New Roman" w:cs="Times New Roman"/>
          <w:sz w:val="24"/>
          <w:szCs w:val="24"/>
        </w:rPr>
        <w:t>, relatia nu se afla in FN2. Numele</w:t>
      </w:r>
      <w:r w:rsidR="0091578D">
        <w:rPr>
          <w:rFonts w:ascii="Times New Roman" w:hAnsi="Times New Roman" w:cs="Times New Roman"/>
          <w:sz w:val="24"/>
          <w:szCs w:val="24"/>
        </w:rPr>
        <w:t xml:space="preserve"> angajatilor</w:t>
      </w:r>
      <w:r w:rsidRPr="00A11917">
        <w:rPr>
          <w:rFonts w:ascii="Times New Roman" w:hAnsi="Times New Roman" w:cs="Times New Roman"/>
          <w:sz w:val="24"/>
          <w:szCs w:val="24"/>
        </w:rPr>
        <w:t xml:space="preserve"> trebui sa fie doar în entitatea activitate.</w:t>
      </w:r>
    </w:p>
    <w:tbl>
      <w:tblPr>
        <w:tblStyle w:val="TableGrid"/>
        <w:tblW w:w="0" w:type="auto"/>
        <w:tblLook w:val="04A0" w:firstRow="1" w:lastRow="0" w:firstColumn="1" w:lastColumn="0" w:noHBand="0" w:noVBand="1"/>
      </w:tblPr>
      <w:tblGrid>
        <w:gridCol w:w="3060"/>
        <w:gridCol w:w="3061"/>
        <w:gridCol w:w="3061"/>
      </w:tblGrid>
      <w:tr w:rsidR="0091578D" w14:paraId="2B0B64E4" w14:textId="77777777" w:rsidTr="0091578D">
        <w:tc>
          <w:tcPr>
            <w:tcW w:w="3060" w:type="dxa"/>
          </w:tcPr>
          <w:p w14:paraId="717D822F" w14:textId="0F3E0172" w:rsidR="0091578D" w:rsidRDefault="0091578D" w:rsidP="00D939E3">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id_angajat</w:t>
            </w:r>
            <w:proofErr w:type="spellEnd"/>
            <w:r>
              <w:rPr>
                <w:rFonts w:ascii="Times New Roman" w:hAnsi="Times New Roman" w:cs="Times New Roman"/>
                <w:sz w:val="28"/>
                <w:szCs w:val="28"/>
                <w:lang w:val="en-GB"/>
              </w:rPr>
              <w:t>#</w:t>
            </w:r>
          </w:p>
        </w:tc>
        <w:tc>
          <w:tcPr>
            <w:tcW w:w="3061" w:type="dxa"/>
          </w:tcPr>
          <w:p w14:paraId="76F83610" w14:textId="74FF1B49" w:rsidR="0091578D" w:rsidRDefault="0091578D" w:rsidP="00D939E3">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Id_grupa</w:t>
            </w:r>
            <w:proofErr w:type="spellEnd"/>
            <w:r>
              <w:rPr>
                <w:rFonts w:ascii="Times New Roman" w:hAnsi="Times New Roman" w:cs="Times New Roman"/>
                <w:sz w:val="28"/>
                <w:szCs w:val="28"/>
                <w:lang w:val="en-GB"/>
              </w:rPr>
              <w:t>#</w:t>
            </w:r>
          </w:p>
        </w:tc>
        <w:tc>
          <w:tcPr>
            <w:tcW w:w="3061" w:type="dxa"/>
          </w:tcPr>
          <w:p w14:paraId="2B3F00B8" w14:textId="5B62D7B6" w:rsidR="0091578D" w:rsidRDefault="0091578D" w:rsidP="00D939E3">
            <w:pPr>
              <w:pStyle w:val="NoSpacing"/>
              <w:spacing w:line="276" w:lineRule="auto"/>
              <w:jc w:val="both"/>
              <w:rPr>
                <w:rFonts w:ascii="Times New Roman" w:hAnsi="Times New Roman" w:cs="Times New Roman"/>
                <w:sz w:val="28"/>
                <w:szCs w:val="28"/>
                <w:lang w:val="en-GB"/>
              </w:rPr>
            </w:pPr>
            <w:proofErr w:type="spellStart"/>
            <w:r w:rsidRPr="00760F47">
              <w:rPr>
                <w:rFonts w:ascii="Times New Roman" w:hAnsi="Times New Roman" w:cs="Times New Roman"/>
                <w:sz w:val="24"/>
                <w:szCs w:val="24"/>
                <w:lang w:val="en-GB"/>
              </w:rPr>
              <w:t>Id_subiect</w:t>
            </w:r>
            <w:proofErr w:type="spellEnd"/>
            <w:r w:rsidRPr="00760F47">
              <w:rPr>
                <w:rFonts w:ascii="Times New Roman" w:hAnsi="Times New Roman" w:cs="Times New Roman"/>
                <w:sz w:val="24"/>
                <w:szCs w:val="24"/>
                <w:lang w:val="en-GB"/>
              </w:rPr>
              <w:t>#</w:t>
            </w:r>
          </w:p>
        </w:tc>
      </w:tr>
      <w:tr w:rsidR="0091578D" w14:paraId="016DD411" w14:textId="77777777" w:rsidTr="0091578D">
        <w:tc>
          <w:tcPr>
            <w:tcW w:w="3060" w:type="dxa"/>
          </w:tcPr>
          <w:p w14:paraId="6F2A54B2" w14:textId="787791C5" w:rsidR="0091578D" w:rsidRDefault="0091578D"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1 </w:t>
            </w:r>
          </w:p>
        </w:tc>
        <w:tc>
          <w:tcPr>
            <w:tcW w:w="3061" w:type="dxa"/>
          </w:tcPr>
          <w:p w14:paraId="460010A6" w14:textId="213E1DDB" w:rsidR="0091578D" w:rsidRDefault="0091578D"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3061" w:type="dxa"/>
          </w:tcPr>
          <w:p w14:paraId="0B8B7E02" w14:textId="1EB4E8EF" w:rsidR="0091578D" w:rsidRDefault="0091578D"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4</w:t>
            </w:r>
          </w:p>
        </w:tc>
      </w:tr>
      <w:tr w:rsidR="0091578D" w14:paraId="02285A81" w14:textId="77777777" w:rsidTr="0091578D">
        <w:tc>
          <w:tcPr>
            <w:tcW w:w="3060" w:type="dxa"/>
          </w:tcPr>
          <w:p w14:paraId="6D6D52A2" w14:textId="1E2026B5" w:rsidR="0091578D" w:rsidRDefault="0091578D"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3061" w:type="dxa"/>
          </w:tcPr>
          <w:p w14:paraId="1608157B" w14:textId="670C1BBF" w:rsidR="0091578D" w:rsidRDefault="0091578D"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3061" w:type="dxa"/>
          </w:tcPr>
          <w:p w14:paraId="4F2CBBAA" w14:textId="1D58DEE2" w:rsidR="0091578D" w:rsidRDefault="0091578D"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r>
      <w:tr w:rsidR="0091578D" w14:paraId="730CE267" w14:textId="77777777" w:rsidTr="0091578D">
        <w:tc>
          <w:tcPr>
            <w:tcW w:w="3060" w:type="dxa"/>
          </w:tcPr>
          <w:p w14:paraId="3B9C3287" w14:textId="50567E75" w:rsidR="0091578D" w:rsidRDefault="0091578D"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3061" w:type="dxa"/>
          </w:tcPr>
          <w:p w14:paraId="724B3C2F" w14:textId="56914946" w:rsidR="0091578D" w:rsidRDefault="0091578D"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3061" w:type="dxa"/>
          </w:tcPr>
          <w:p w14:paraId="4B50BA6E" w14:textId="756B5792" w:rsidR="0091578D" w:rsidRDefault="0091578D"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r>
    </w:tbl>
    <w:p w14:paraId="69EE678F" w14:textId="77777777" w:rsidR="00D939E3" w:rsidRDefault="00D939E3" w:rsidP="00D939E3">
      <w:pPr>
        <w:pStyle w:val="NoSpacing"/>
        <w:spacing w:line="276" w:lineRule="auto"/>
        <w:jc w:val="both"/>
        <w:rPr>
          <w:rFonts w:ascii="Times New Roman" w:hAnsi="Times New Roman" w:cs="Times New Roman"/>
          <w:sz w:val="28"/>
          <w:szCs w:val="28"/>
          <w:lang w:val="en-GB"/>
        </w:rPr>
      </w:pPr>
    </w:p>
    <w:p w14:paraId="7A07C43E" w14:textId="77777777" w:rsidR="00D939E3" w:rsidRDefault="00D939E3" w:rsidP="00D939E3">
      <w:pPr>
        <w:pStyle w:val="NoSpacing"/>
        <w:spacing w:line="276" w:lineRule="auto"/>
        <w:jc w:val="both"/>
        <w:rPr>
          <w:rFonts w:ascii="Times New Roman" w:hAnsi="Times New Roman" w:cs="Times New Roman"/>
          <w:sz w:val="28"/>
          <w:szCs w:val="28"/>
          <w:lang w:val="en-GB"/>
        </w:rPr>
      </w:pPr>
    </w:p>
    <w:p w14:paraId="09AB7014" w14:textId="77777777" w:rsidR="00D939E3" w:rsidRDefault="00D939E3" w:rsidP="00D939E3">
      <w:pPr>
        <w:pStyle w:val="NoSpacing"/>
        <w:spacing w:line="276" w:lineRule="auto"/>
        <w:jc w:val="both"/>
        <w:rPr>
          <w:rFonts w:ascii="Times New Roman" w:hAnsi="Times New Roman" w:cs="Times New Roman"/>
          <w:sz w:val="28"/>
          <w:szCs w:val="28"/>
          <w:lang w:val="en-GB"/>
        </w:rPr>
      </w:pPr>
    </w:p>
    <w:p w14:paraId="0754C2B7" w14:textId="4735BFA5" w:rsidR="008A6E7F" w:rsidRDefault="008A6E7F" w:rsidP="008A6E7F">
      <w:pPr>
        <w:spacing w:after="0" w:line="240" w:lineRule="auto"/>
        <w:jc w:val="both"/>
        <w:rPr>
          <w:rFonts w:cstheme="minorHAnsi"/>
          <w:b/>
          <w:bCs/>
          <w:sz w:val="28"/>
          <w:szCs w:val="28"/>
          <w:u w:val="single"/>
        </w:rPr>
      </w:pPr>
      <w:r w:rsidRPr="0026210D">
        <w:rPr>
          <w:rFonts w:cstheme="minorHAnsi"/>
          <w:b/>
          <w:bCs/>
          <w:sz w:val="28"/>
          <w:szCs w:val="28"/>
          <w:u w:val="single"/>
        </w:rPr>
        <w:t>Forma Normal</w:t>
      </w:r>
      <w:r w:rsidRPr="0026210D">
        <w:rPr>
          <w:rFonts w:ascii="Cambria" w:hAnsi="Cambria" w:cs="Cambria"/>
          <w:b/>
          <w:bCs/>
          <w:sz w:val="28"/>
          <w:szCs w:val="28"/>
          <w:u w:val="single"/>
        </w:rPr>
        <w:t>ă</w:t>
      </w:r>
      <w:r w:rsidRPr="0026210D">
        <w:rPr>
          <w:rFonts w:cstheme="minorHAnsi"/>
          <w:b/>
          <w:bCs/>
          <w:sz w:val="28"/>
          <w:szCs w:val="28"/>
          <w:u w:val="single"/>
        </w:rPr>
        <w:t xml:space="preserve"> </w:t>
      </w:r>
      <w:r>
        <w:rPr>
          <w:rFonts w:cstheme="minorHAnsi"/>
          <w:b/>
          <w:bCs/>
          <w:sz w:val="28"/>
          <w:szCs w:val="28"/>
          <w:u w:val="single"/>
        </w:rPr>
        <w:t>3</w:t>
      </w:r>
      <w:r w:rsidRPr="0026210D">
        <w:rPr>
          <w:rFonts w:cstheme="minorHAnsi"/>
          <w:b/>
          <w:bCs/>
          <w:sz w:val="28"/>
          <w:szCs w:val="28"/>
          <w:u w:val="single"/>
        </w:rPr>
        <w:t xml:space="preserve"> (FN</w:t>
      </w:r>
      <w:r>
        <w:rPr>
          <w:rFonts w:cstheme="minorHAnsi"/>
          <w:b/>
          <w:bCs/>
          <w:sz w:val="28"/>
          <w:szCs w:val="28"/>
          <w:u w:val="single"/>
        </w:rPr>
        <w:t>3</w:t>
      </w:r>
      <w:r w:rsidRPr="0026210D">
        <w:rPr>
          <w:rFonts w:cstheme="minorHAnsi"/>
          <w:b/>
          <w:bCs/>
          <w:sz w:val="28"/>
          <w:szCs w:val="28"/>
          <w:u w:val="single"/>
        </w:rPr>
        <w:t>)</w:t>
      </w:r>
    </w:p>
    <w:p w14:paraId="7405F43B" w14:textId="77777777" w:rsidR="008A6E7F" w:rsidRPr="0026210D" w:rsidRDefault="008A6E7F" w:rsidP="008A6E7F">
      <w:pPr>
        <w:spacing w:after="0" w:line="240" w:lineRule="auto"/>
        <w:jc w:val="both"/>
        <w:rPr>
          <w:rFonts w:cstheme="minorHAnsi"/>
          <w:b/>
          <w:bCs/>
          <w:sz w:val="28"/>
          <w:szCs w:val="28"/>
          <w:u w:val="single"/>
        </w:rPr>
      </w:pPr>
    </w:p>
    <w:p w14:paraId="7A256E9A" w14:textId="5F24B929" w:rsidR="008A6E7F" w:rsidRDefault="008A6E7F" w:rsidP="00D939E3">
      <w:pPr>
        <w:pStyle w:val="NoSpacing"/>
        <w:spacing w:line="276" w:lineRule="auto"/>
        <w:jc w:val="both"/>
        <w:rPr>
          <w:rFonts w:ascii="Times New Roman" w:hAnsi="Times New Roman" w:cs="Times New Roman"/>
          <w:sz w:val="24"/>
          <w:szCs w:val="24"/>
        </w:rPr>
      </w:pPr>
      <w:r w:rsidRPr="00E02457">
        <w:rPr>
          <w:rFonts w:ascii="Times New Roman" w:hAnsi="Times New Roman" w:cs="Times New Roman"/>
          <w:sz w:val="24"/>
          <w:szCs w:val="24"/>
        </w:rPr>
        <w:t>O relație este în a treia formă normală dacă și numai dacă este in FN2 și fiecare atribut care nu este cheie depinde direct de cheia primară</w:t>
      </w:r>
      <w:r>
        <w:rPr>
          <w:rFonts w:ascii="Times New Roman" w:hAnsi="Times New Roman" w:cs="Times New Roman"/>
          <w:sz w:val="24"/>
          <w:szCs w:val="24"/>
        </w:rPr>
        <w:t>.</w:t>
      </w:r>
    </w:p>
    <w:p w14:paraId="1EE03EE6" w14:textId="77777777" w:rsidR="008A6E7F" w:rsidRDefault="008A6E7F" w:rsidP="00D939E3">
      <w:pPr>
        <w:pStyle w:val="NoSpacing"/>
        <w:spacing w:line="276" w:lineRule="auto"/>
        <w:jc w:val="both"/>
        <w:rPr>
          <w:rFonts w:ascii="Times New Roman" w:hAnsi="Times New Roman" w:cs="Times New Roman"/>
          <w:sz w:val="24"/>
          <w:szCs w:val="24"/>
        </w:rPr>
      </w:pPr>
    </w:p>
    <w:p w14:paraId="19CCA69D" w14:textId="5A341908" w:rsidR="008A6E7F" w:rsidRPr="008A6E7F" w:rsidRDefault="008A6E7F" w:rsidP="00D939E3">
      <w:pPr>
        <w:pStyle w:val="NoSpacing"/>
        <w:spacing w:line="276" w:lineRule="auto"/>
        <w:jc w:val="both"/>
        <w:rPr>
          <w:rFonts w:ascii="Times New Roman" w:hAnsi="Times New Roman" w:cs="Times New Roman"/>
          <w:sz w:val="24"/>
          <w:szCs w:val="24"/>
          <w:lang w:val="tk-TM"/>
        </w:rPr>
      </w:pPr>
      <w:r>
        <w:rPr>
          <w:rFonts w:ascii="Times New Roman" w:hAnsi="Times New Roman" w:cs="Times New Roman"/>
          <w:sz w:val="24"/>
          <w:szCs w:val="24"/>
        </w:rPr>
        <w:t>De exemplu:student și parinte</w:t>
      </w:r>
      <w:r>
        <w:rPr>
          <w:rFonts w:ascii="Times New Roman" w:hAnsi="Times New Roman" w:cs="Times New Roman"/>
          <w:sz w:val="24"/>
          <w:szCs w:val="24"/>
          <w:lang w:val="tk-TM"/>
        </w:rPr>
        <w:t xml:space="preserve"> ar fi forma:</w:t>
      </w:r>
    </w:p>
    <w:p w14:paraId="2D80AC9F" w14:textId="77777777" w:rsidR="008A6E7F" w:rsidRDefault="008A6E7F" w:rsidP="00D939E3">
      <w:pPr>
        <w:pStyle w:val="NoSpacing"/>
        <w:spacing w:line="276" w:lineRule="auto"/>
        <w:jc w:val="both"/>
        <w:rPr>
          <w:rFonts w:ascii="Times New Roman" w:hAnsi="Times New Roman" w:cs="Times New Roman"/>
          <w:sz w:val="28"/>
          <w:szCs w:val="28"/>
          <w:lang w:val="en-GB"/>
        </w:rPr>
      </w:pPr>
    </w:p>
    <w:tbl>
      <w:tblPr>
        <w:tblStyle w:val="TableGrid"/>
        <w:tblW w:w="0" w:type="auto"/>
        <w:tblLook w:val="04A0" w:firstRow="1" w:lastRow="0" w:firstColumn="1" w:lastColumn="0" w:noHBand="0" w:noVBand="1"/>
      </w:tblPr>
      <w:tblGrid>
        <w:gridCol w:w="900"/>
        <w:gridCol w:w="1188"/>
        <w:gridCol w:w="956"/>
        <w:gridCol w:w="1303"/>
        <w:gridCol w:w="1407"/>
        <w:gridCol w:w="1257"/>
        <w:gridCol w:w="2171"/>
      </w:tblGrid>
      <w:tr w:rsidR="008A6E7F" w14:paraId="1F93A6A9" w14:textId="77777777" w:rsidTr="008A6E7F">
        <w:tc>
          <w:tcPr>
            <w:tcW w:w="900" w:type="dxa"/>
          </w:tcPr>
          <w:p w14:paraId="69A8E73A" w14:textId="4E112C66" w:rsidR="00F735E9" w:rsidRPr="00F735E9" w:rsidRDefault="00F735E9" w:rsidP="00D939E3">
            <w:pPr>
              <w:pStyle w:val="NoSpacing"/>
              <w:spacing w:line="276"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Id_copil</w:t>
            </w:r>
            <w:proofErr w:type="spellEnd"/>
            <w:r>
              <w:rPr>
                <w:rFonts w:ascii="Times New Roman" w:hAnsi="Times New Roman" w:cs="Times New Roman"/>
                <w:sz w:val="24"/>
                <w:szCs w:val="24"/>
                <w:lang w:val="en-GB"/>
              </w:rPr>
              <w:t>#</w:t>
            </w:r>
          </w:p>
        </w:tc>
        <w:tc>
          <w:tcPr>
            <w:tcW w:w="1188" w:type="dxa"/>
          </w:tcPr>
          <w:p w14:paraId="0FBB7B15" w14:textId="196A0D49" w:rsidR="00F735E9" w:rsidRDefault="00F735E9" w:rsidP="00D939E3">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Nume</w:t>
            </w:r>
            <w:proofErr w:type="spellEnd"/>
          </w:p>
        </w:tc>
        <w:tc>
          <w:tcPr>
            <w:tcW w:w="956" w:type="dxa"/>
          </w:tcPr>
          <w:p w14:paraId="266D9465" w14:textId="2F2B3AA8" w:rsidR="00F735E9" w:rsidRDefault="00F735E9" w:rsidP="00D939E3">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Prenume</w:t>
            </w:r>
            <w:proofErr w:type="spellEnd"/>
          </w:p>
        </w:tc>
        <w:tc>
          <w:tcPr>
            <w:tcW w:w="1303" w:type="dxa"/>
          </w:tcPr>
          <w:p w14:paraId="54E2B045" w14:textId="420C7648" w:rsidR="00F735E9" w:rsidRDefault="00F735E9" w:rsidP="00D939E3">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Date_nastere</w:t>
            </w:r>
            <w:proofErr w:type="spellEnd"/>
          </w:p>
        </w:tc>
        <w:tc>
          <w:tcPr>
            <w:tcW w:w="1407" w:type="dxa"/>
          </w:tcPr>
          <w:p w14:paraId="17912F25" w14:textId="58A4E190" w:rsidR="00F735E9" w:rsidRDefault="00F735E9" w:rsidP="00D939E3">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Nume_parinte</w:t>
            </w:r>
            <w:proofErr w:type="spellEnd"/>
          </w:p>
        </w:tc>
        <w:tc>
          <w:tcPr>
            <w:tcW w:w="1257" w:type="dxa"/>
          </w:tcPr>
          <w:p w14:paraId="37CA5D62" w14:textId="52FEE4EF" w:rsidR="00F735E9" w:rsidRDefault="00F735E9" w:rsidP="00D939E3">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Telefon</w:t>
            </w:r>
            <w:proofErr w:type="spellEnd"/>
          </w:p>
        </w:tc>
        <w:tc>
          <w:tcPr>
            <w:tcW w:w="2171" w:type="dxa"/>
          </w:tcPr>
          <w:p w14:paraId="696D4241" w14:textId="721FAD82"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mail</w:t>
            </w:r>
          </w:p>
        </w:tc>
      </w:tr>
      <w:tr w:rsidR="008A6E7F" w14:paraId="58992729" w14:textId="77777777" w:rsidTr="008A6E7F">
        <w:tc>
          <w:tcPr>
            <w:tcW w:w="900" w:type="dxa"/>
          </w:tcPr>
          <w:p w14:paraId="7E6D5C36" w14:textId="44504B96"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188" w:type="dxa"/>
          </w:tcPr>
          <w:p w14:paraId="44777402" w14:textId="3DBF843D"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Popescu</w:t>
            </w:r>
          </w:p>
        </w:tc>
        <w:tc>
          <w:tcPr>
            <w:tcW w:w="956" w:type="dxa"/>
          </w:tcPr>
          <w:p w14:paraId="35AA5C40" w14:textId="00E11086"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Maria</w:t>
            </w:r>
          </w:p>
        </w:tc>
        <w:tc>
          <w:tcPr>
            <w:tcW w:w="1303" w:type="dxa"/>
          </w:tcPr>
          <w:p w14:paraId="63A1CFD3" w14:textId="6D07ADF2"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10-Mar-21</w:t>
            </w:r>
          </w:p>
        </w:tc>
        <w:tc>
          <w:tcPr>
            <w:tcW w:w="1407" w:type="dxa"/>
          </w:tcPr>
          <w:p w14:paraId="51AEC3EB" w14:textId="22EFDB41" w:rsidR="00F735E9" w:rsidRDefault="00013CBC"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Alex</w:t>
            </w:r>
          </w:p>
        </w:tc>
        <w:tc>
          <w:tcPr>
            <w:tcW w:w="1257" w:type="dxa"/>
          </w:tcPr>
          <w:p w14:paraId="389EE849" w14:textId="3C79199E" w:rsidR="00F735E9" w:rsidRDefault="00013CBC"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5555555555</w:t>
            </w:r>
          </w:p>
        </w:tc>
        <w:tc>
          <w:tcPr>
            <w:tcW w:w="2171" w:type="dxa"/>
          </w:tcPr>
          <w:p w14:paraId="43421129" w14:textId="7112401A" w:rsidR="00F735E9" w:rsidRDefault="00013CBC" w:rsidP="00D939E3">
            <w:pPr>
              <w:pStyle w:val="NoSpacing"/>
              <w:spacing w:line="276" w:lineRule="auto"/>
              <w:jc w:val="both"/>
              <w:rPr>
                <w:rFonts w:ascii="Times New Roman" w:hAnsi="Times New Roman" w:cs="Times New Roman"/>
                <w:sz w:val="28"/>
                <w:szCs w:val="28"/>
                <w:lang w:val="en-GB"/>
              </w:rPr>
            </w:pPr>
            <w:r w:rsidRPr="00013CBC">
              <w:rPr>
                <w:rFonts w:ascii="Times New Roman" w:hAnsi="Times New Roman" w:cs="Times New Roman"/>
                <w:sz w:val="28"/>
                <w:szCs w:val="28"/>
                <w:lang w:val="en-GB"/>
              </w:rPr>
              <w:t>alexbrown@gmail.com</w:t>
            </w:r>
          </w:p>
        </w:tc>
      </w:tr>
      <w:tr w:rsidR="008A6E7F" w14:paraId="02035265" w14:textId="77777777" w:rsidTr="008A6E7F">
        <w:tc>
          <w:tcPr>
            <w:tcW w:w="900" w:type="dxa"/>
          </w:tcPr>
          <w:p w14:paraId="068044DD" w14:textId="5770A0F8"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1188" w:type="dxa"/>
          </w:tcPr>
          <w:p w14:paraId="01DE7428" w14:textId="7A51D3D8"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Ionescu</w:t>
            </w:r>
          </w:p>
        </w:tc>
        <w:tc>
          <w:tcPr>
            <w:tcW w:w="956" w:type="dxa"/>
          </w:tcPr>
          <w:p w14:paraId="4E1AD9E7" w14:textId="0BF95A21"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Andrei</w:t>
            </w:r>
          </w:p>
        </w:tc>
        <w:tc>
          <w:tcPr>
            <w:tcW w:w="1303" w:type="dxa"/>
          </w:tcPr>
          <w:p w14:paraId="772655AC" w14:textId="05ABD144"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25-Jul-20</w:t>
            </w:r>
          </w:p>
        </w:tc>
        <w:tc>
          <w:tcPr>
            <w:tcW w:w="1407" w:type="dxa"/>
          </w:tcPr>
          <w:p w14:paraId="14B1A7C4" w14:textId="6F47719D" w:rsidR="00F735E9" w:rsidRDefault="00013CBC"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John</w:t>
            </w:r>
          </w:p>
        </w:tc>
        <w:tc>
          <w:tcPr>
            <w:tcW w:w="1257" w:type="dxa"/>
          </w:tcPr>
          <w:p w14:paraId="7E7DBC7A" w14:textId="63385B83" w:rsidR="00F735E9" w:rsidRDefault="00013CBC"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6666666666</w:t>
            </w:r>
          </w:p>
        </w:tc>
        <w:tc>
          <w:tcPr>
            <w:tcW w:w="2171" w:type="dxa"/>
          </w:tcPr>
          <w:p w14:paraId="38B48FF4" w14:textId="5B587943" w:rsidR="00F735E9" w:rsidRDefault="008A6E7F"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tk-TM"/>
              </w:rPr>
              <w:t>John12</w:t>
            </w:r>
            <w:r w:rsidR="00013CBC" w:rsidRPr="00013CBC">
              <w:rPr>
                <w:rFonts w:ascii="Times New Roman" w:hAnsi="Times New Roman" w:cs="Times New Roman"/>
                <w:sz w:val="28"/>
                <w:szCs w:val="28"/>
                <w:lang w:val="en-GB"/>
              </w:rPr>
              <w:t>@gmail.com</w:t>
            </w:r>
          </w:p>
        </w:tc>
      </w:tr>
      <w:tr w:rsidR="008A6E7F" w14:paraId="2AB8B90E" w14:textId="77777777" w:rsidTr="008A6E7F">
        <w:tc>
          <w:tcPr>
            <w:tcW w:w="900" w:type="dxa"/>
          </w:tcPr>
          <w:p w14:paraId="547C9C7F" w14:textId="16DC1E04"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1188" w:type="dxa"/>
          </w:tcPr>
          <w:p w14:paraId="4B8C89A2" w14:textId="3DE168CB" w:rsidR="00F735E9" w:rsidRDefault="00F735E9" w:rsidP="00D939E3">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Dumitrescu</w:t>
            </w:r>
            <w:proofErr w:type="spellEnd"/>
          </w:p>
        </w:tc>
        <w:tc>
          <w:tcPr>
            <w:tcW w:w="956" w:type="dxa"/>
          </w:tcPr>
          <w:p w14:paraId="6988DFFE" w14:textId="39E49F8D"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Ana</w:t>
            </w:r>
          </w:p>
        </w:tc>
        <w:tc>
          <w:tcPr>
            <w:tcW w:w="1303" w:type="dxa"/>
          </w:tcPr>
          <w:p w14:paraId="430612CD" w14:textId="5AC7CAB2" w:rsidR="00F735E9" w:rsidRDefault="00F735E9"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15-Nov-21</w:t>
            </w:r>
          </w:p>
        </w:tc>
        <w:tc>
          <w:tcPr>
            <w:tcW w:w="1407" w:type="dxa"/>
          </w:tcPr>
          <w:p w14:paraId="5B0C2228" w14:textId="01A9C586" w:rsidR="00F735E9" w:rsidRDefault="00013CBC"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Alice</w:t>
            </w:r>
          </w:p>
        </w:tc>
        <w:tc>
          <w:tcPr>
            <w:tcW w:w="1257" w:type="dxa"/>
          </w:tcPr>
          <w:p w14:paraId="7B8730A5" w14:textId="32C38783" w:rsidR="00F735E9" w:rsidRDefault="00013CBC"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7777777777</w:t>
            </w:r>
          </w:p>
        </w:tc>
        <w:tc>
          <w:tcPr>
            <w:tcW w:w="2171" w:type="dxa"/>
          </w:tcPr>
          <w:p w14:paraId="0C621B29" w14:textId="60B52933" w:rsidR="00F735E9" w:rsidRDefault="00013CBC" w:rsidP="00D939E3">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alice</w:t>
            </w:r>
            <w:r w:rsidRPr="00013CBC">
              <w:rPr>
                <w:rFonts w:ascii="Times New Roman" w:hAnsi="Times New Roman" w:cs="Times New Roman"/>
                <w:sz w:val="28"/>
                <w:szCs w:val="28"/>
                <w:lang w:val="en-GB"/>
              </w:rPr>
              <w:t>@gmail.com</w:t>
            </w:r>
          </w:p>
        </w:tc>
      </w:tr>
    </w:tbl>
    <w:p w14:paraId="3B878506" w14:textId="0B5CEE8B" w:rsidR="00F735E9" w:rsidRDefault="00F735E9" w:rsidP="00D939E3">
      <w:pPr>
        <w:pStyle w:val="NoSpacing"/>
        <w:spacing w:line="276" w:lineRule="auto"/>
        <w:jc w:val="both"/>
        <w:rPr>
          <w:rFonts w:ascii="Times New Roman" w:hAnsi="Times New Roman" w:cs="Times New Roman"/>
          <w:sz w:val="28"/>
          <w:szCs w:val="28"/>
          <w:lang w:val="en-GB"/>
        </w:rPr>
      </w:pPr>
    </w:p>
    <w:p w14:paraId="073810DC" w14:textId="7809AC8F" w:rsidR="00013CBC" w:rsidRDefault="00013CBC" w:rsidP="00D939E3">
      <w:pPr>
        <w:pStyle w:val="NoSpacing"/>
        <w:spacing w:line="276" w:lineRule="auto"/>
        <w:jc w:val="both"/>
        <w:rPr>
          <w:rFonts w:ascii="Times New Roman" w:hAnsi="Times New Roman" w:cs="Times New Roman"/>
          <w:sz w:val="28"/>
          <w:szCs w:val="28"/>
          <w:lang w:val="en-GB"/>
        </w:rPr>
      </w:pPr>
    </w:p>
    <w:p w14:paraId="262DD6F9" w14:textId="479CCD06" w:rsidR="00013CBC" w:rsidRDefault="00013CBC" w:rsidP="00D939E3">
      <w:pPr>
        <w:pStyle w:val="NoSpacing"/>
        <w:spacing w:line="276" w:lineRule="auto"/>
        <w:jc w:val="both"/>
        <w:rPr>
          <w:rFonts w:ascii="Times New Roman" w:hAnsi="Times New Roman" w:cs="Times New Roman"/>
          <w:sz w:val="28"/>
          <w:szCs w:val="28"/>
          <w:lang w:val="en-GB"/>
        </w:rPr>
      </w:pPr>
    </w:p>
    <w:p w14:paraId="56FA175D" w14:textId="049DBDD6" w:rsidR="00013CBC" w:rsidRDefault="00B413C2" w:rsidP="00B413C2">
      <w:pPr>
        <w:ind w:firstLine="720"/>
        <w:jc w:val="both"/>
        <w:rPr>
          <w:rFonts w:ascii="Times New Roman" w:hAnsi="Times New Roman" w:cs="Times New Roman"/>
          <w:sz w:val="24"/>
          <w:szCs w:val="24"/>
        </w:rPr>
      </w:pPr>
      <w:r w:rsidRPr="00A853FE">
        <w:rPr>
          <w:rFonts w:ascii="Times New Roman" w:hAnsi="Times New Roman" w:cs="Times New Roman"/>
          <w:sz w:val="24"/>
          <w:szCs w:val="24"/>
        </w:rPr>
        <w:t>Se poate observa că atributelule telefon și mail depinde de atributul nume_Parin</w:t>
      </w:r>
      <w:r>
        <w:rPr>
          <w:rFonts w:ascii="Times New Roman" w:hAnsi="Times New Roman" w:cs="Times New Roman"/>
          <w:sz w:val="24"/>
          <w:szCs w:val="24"/>
        </w:rPr>
        <w:t>t</w:t>
      </w:r>
      <w:r w:rsidRPr="00A853FE">
        <w:rPr>
          <w:rFonts w:ascii="Times New Roman" w:hAnsi="Times New Roman" w:cs="Times New Roman"/>
          <w:sz w:val="24"/>
          <w:szCs w:val="24"/>
        </w:rPr>
        <w:t>e care depinde la randul sau de cheia primară id_copil, astfel nefiind in NF3.</w:t>
      </w:r>
      <w:r>
        <w:rPr>
          <w:rFonts w:ascii="Times New Roman" w:hAnsi="Times New Roman" w:cs="Times New Roman"/>
          <w:sz w:val="24"/>
          <w:szCs w:val="24"/>
        </w:rPr>
        <w:t>Pentru facem FN3,separ atributele nume_parinte,telefon,mail din copil și inlocuim aceste cu chei id_parinte.</w:t>
      </w:r>
    </w:p>
    <w:p w14:paraId="795022E7" w14:textId="61930368" w:rsidR="00B413C2" w:rsidRPr="00B413C2" w:rsidRDefault="00B413C2" w:rsidP="00B413C2">
      <w:pPr>
        <w:ind w:firstLine="720"/>
        <w:jc w:val="both"/>
        <w:rPr>
          <w:rFonts w:ascii="Times New Roman" w:hAnsi="Times New Roman" w:cs="Times New Roman"/>
          <w:sz w:val="28"/>
          <w:szCs w:val="28"/>
        </w:rPr>
      </w:pPr>
      <w:r>
        <w:rPr>
          <w:rFonts w:ascii="Times New Roman" w:hAnsi="Times New Roman" w:cs="Times New Roman"/>
          <w:sz w:val="24"/>
          <w:szCs w:val="24"/>
        </w:rPr>
        <w:t xml:space="preserve">FN3 </w:t>
      </w:r>
      <w:r>
        <w:rPr>
          <w:rFonts w:ascii="Times New Roman" w:hAnsi="Times New Roman" w:cs="Times New Roman"/>
          <w:color w:val="0D0D0D"/>
          <w:sz w:val="24"/>
          <w:szCs w:val="24"/>
          <w:shd w:val="clear" w:color="auto" w:fill="FFFFFF"/>
        </w:rPr>
        <w:t>r</w:t>
      </w:r>
      <w:r w:rsidRPr="00A853FE">
        <w:rPr>
          <w:rFonts w:ascii="Times New Roman" w:hAnsi="Times New Roman" w:cs="Times New Roman"/>
          <w:color w:val="0D0D0D"/>
          <w:sz w:val="24"/>
          <w:szCs w:val="24"/>
          <w:shd w:val="clear" w:color="auto" w:fill="FFFFFF"/>
        </w:rPr>
        <w:t xml:space="preserve">educe redundanța, </w:t>
      </w:r>
      <w:r>
        <w:rPr>
          <w:rFonts w:ascii="Times New Roman" w:hAnsi="Times New Roman" w:cs="Times New Roman"/>
          <w:color w:val="0D0D0D"/>
          <w:sz w:val="24"/>
          <w:szCs w:val="24"/>
          <w:shd w:val="clear" w:color="auto" w:fill="FFFFFF"/>
        </w:rPr>
        <w:t>î</w:t>
      </w:r>
      <w:r w:rsidRPr="00A853FE">
        <w:rPr>
          <w:rFonts w:ascii="Times New Roman" w:hAnsi="Times New Roman" w:cs="Times New Roman"/>
          <w:color w:val="0D0D0D"/>
          <w:sz w:val="24"/>
          <w:szCs w:val="24"/>
          <w:shd w:val="clear" w:color="auto" w:fill="FFFFFF"/>
        </w:rPr>
        <w:t xml:space="preserve">mbunătățește integritatea datelor, </w:t>
      </w:r>
      <w:r>
        <w:rPr>
          <w:rFonts w:ascii="Times New Roman" w:hAnsi="Times New Roman" w:cs="Times New Roman"/>
          <w:color w:val="0D0D0D"/>
          <w:sz w:val="24"/>
          <w:szCs w:val="24"/>
          <w:shd w:val="clear" w:color="auto" w:fill="FFFFFF"/>
        </w:rPr>
        <w:t>s</w:t>
      </w:r>
      <w:r w:rsidRPr="00A853FE">
        <w:rPr>
          <w:rFonts w:ascii="Times New Roman" w:hAnsi="Times New Roman" w:cs="Times New Roman"/>
          <w:color w:val="0D0D0D"/>
          <w:sz w:val="24"/>
          <w:szCs w:val="24"/>
          <w:shd w:val="clear" w:color="auto" w:fill="FFFFFF"/>
        </w:rPr>
        <w:t>implifică întreținerea bazei de date și optimizarea interogărilor.</w:t>
      </w:r>
    </w:p>
    <w:p w14:paraId="056B9006" w14:textId="0A80E52A" w:rsidR="00013CBC" w:rsidRDefault="00013CBC" w:rsidP="00D939E3">
      <w:pPr>
        <w:pStyle w:val="NoSpacing"/>
        <w:spacing w:line="276" w:lineRule="auto"/>
        <w:jc w:val="both"/>
        <w:rPr>
          <w:rFonts w:ascii="Times New Roman" w:hAnsi="Times New Roman" w:cs="Times New Roman"/>
          <w:sz w:val="28"/>
          <w:szCs w:val="28"/>
          <w:lang w:val="tk-TM"/>
        </w:rPr>
      </w:pPr>
    </w:p>
    <w:tbl>
      <w:tblPr>
        <w:tblStyle w:val="TableGrid"/>
        <w:tblW w:w="0" w:type="auto"/>
        <w:tblLook w:val="04A0" w:firstRow="1" w:lastRow="0" w:firstColumn="1" w:lastColumn="0" w:noHBand="0" w:noVBand="1"/>
      </w:tblPr>
      <w:tblGrid>
        <w:gridCol w:w="1836"/>
        <w:gridCol w:w="1836"/>
        <w:gridCol w:w="1836"/>
        <w:gridCol w:w="1837"/>
        <w:gridCol w:w="1837"/>
      </w:tblGrid>
      <w:tr w:rsidR="00013CBC" w14:paraId="18E4CF77" w14:textId="77777777" w:rsidTr="00013CBC">
        <w:tc>
          <w:tcPr>
            <w:tcW w:w="1836" w:type="dxa"/>
          </w:tcPr>
          <w:p w14:paraId="38D0E136" w14:textId="0C702C64" w:rsidR="00013CBC" w:rsidRDefault="00013CBC" w:rsidP="00013CBC">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4"/>
                <w:szCs w:val="24"/>
                <w:lang w:val="en-GB"/>
              </w:rPr>
              <w:t>Id_copil</w:t>
            </w:r>
            <w:proofErr w:type="spellEnd"/>
            <w:r>
              <w:rPr>
                <w:rFonts w:ascii="Times New Roman" w:hAnsi="Times New Roman" w:cs="Times New Roman"/>
                <w:sz w:val="24"/>
                <w:szCs w:val="24"/>
                <w:lang w:val="en-GB"/>
              </w:rPr>
              <w:t>#</w:t>
            </w:r>
          </w:p>
        </w:tc>
        <w:tc>
          <w:tcPr>
            <w:tcW w:w="1836" w:type="dxa"/>
          </w:tcPr>
          <w:p w14:paraId="405CB32D" w14:textId="4663A669" w:rsidR="00013CBC" w:rsidRDefault="00013CBC" w:rsidP="00013CBC">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Nume</w:t>
            </w:r>
            <w:proofErr w:type="spellEnd"/>
          </w:p>
        </w:tc>
        <w:tc>
          <w:tcPr>
            <w:tcW w:w="1836" w:type="dxa"/>
          </w:tcPr>
          <w:p w14:paraId="3F52A807" w14:textId="77F3D8D1" w:rsidR="00013CBC" w:rsidRDefault="00013CBC" w:rsidP="00013CBC">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Prenume</w:t>
            </w:r>
            <w:proofErr w:type="spellEnd"/>
          </w:p>
        </w:tc>
        <w:tc>
          <w:tcPr>
            <w:tcW w:w="1837" w:type="dxa"/>
          </w:tcPr>
          <w:p w14:paraId="6104F6D9" w14:textId="60D1BF7D" w:rsidR="00013CBC" w:rsidRDefault="00013CBC" w:rsidP="00013CBC">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Date_nastere</w:t>
            </w:r>
            <w:proofErr w:type="spellEnd"/>
          </w:p>
        </w:tc>
        <w:tc>
          <w:tcPr>
            <w:tcW w:w="1837" w:type="dxa"/>
          </w:tcPr>
          <w:p w14:paraId="167EC8AA" w14:textId="1B9934EC" w:rsidR="00013CBC" w:rsidRDefault="00013CBC" w:rsidP="00013CBC">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Id_parinte</w:t>
            </w:r>
            <w:proofErr w:type="spellEnd"/>
            <w:r>
              <w:rPr>
                <w:rFonts w:ascii="Times New Roman" w:hAnsi="Times New Roman" w:cs="Times New Roman"/>
                <w:sz w:val="28"/>
                <w:szCs w:val="28"/>
                <w:lang w:val="en-GB"/>
              </w:rPr>
              <w:t>#</w:t>
            </w:r>
          </w:p>
        </w:tc>
      </w:tr>
      <w:tr w:rsidR="00013CBC" w14:paraId="08A13942" w14:textId="77777777" w:rsidTr="00013CBC">
        <w:tc>
          <w:tcPr>
            <w:tcW w:w="1836" w:type="dxa"/>
          </w:tcPr>
          <w:p w14:paraId="1CF7DA6E" w14:textId="3CCD6C40"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1836" w:type="dxa"/>
          </w:tcPr>
          <w:p w14:paraId="6B836B66" w14:textId="2FBEAA8B"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Popescu</w:t>
            </w:r>
          </w:p>
        </w:tc>
        <w:tc>
          <w:tcPr>
            <w:tcW w:w="1836" w:type="dxa"/>
          </w:tcPr>
          <w:p w14:paraId="2BBC2629" w14:textId="40A1616D"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Maria</w:t>
            </w:r>
          </w:p>
        </w:tc>
        <w:tc>
          <w:tcPr>
            <w:tcW w:w="1837" w:type="dxa"/>
          </w:tcPr>
          <w:p w14:paraId="6C10C158" w14:textId="0A235EA7"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10-Mar-21</w:t>
            </w:r>
          </w:p>
        </w:tc>
        <w:tc>
          <w:tcPr>
            <w:tcW w:w="1837" w:type="dxa"/>
          </w:tcPr>
          <w:p w14:paraId="59D62DA0" w14:textId="0F3DF41C"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r>
      <w:tr w:rsidR="00013CBC" w14:paraId="01B735B4" w14:textId="77777777" w:rsidTr="00013CBC">
        <w:tc>
          <w:tcPr>
            <w:tcW w:w="1836" w:type="dxa"/>
          </w:tcPr>
          <w:p w14:paraId="2C1E3C32" w14:textId="47A744EE"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1836" w:type="dxa"/>
          </w:tcPr>
          <w:p w14:paraId="1EF80BE1" w14:textId="770C347A"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Ionescu</w:t>
            </w:r>
          </w:p>
        </w:tc>
        <w:tc>
          <w:tcPr>
            <w:tcW w:w="1836" w:type="dxa"/>
          </w:tcPr>
          <w:p w14:paraId="2CEC75AE" w14:textId="2A461A3E"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Andrei</w:t>
            </w:r>
          </w:p>
        </w:tc>
        <w:tc>
          <w:tcPr>
            <w:tcW w:w="1837" w:type="dxa"/>
          </w:tcPr>
          <w:p w14:paraId="066B5DDF" w14:textId="5E6981FB"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25-Jul-20</w:t>
            </w:r>
          </w:p>
        </w:tc>
        <w:tc>
          <w:tcPr>
            <w:tcW w:w="1837" w:type="dxa"/>
          </w:tcPr>
          <w:p w14:paraId="5FFCD654" w14:textId="4BD4FFA6"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r>
      <w:tr w:rsidR="00013CBC" w14:paraId="2702A6A8" w14:textId="77777777" w:rsidTr="00013CBC">
        <w:tc>
          <w:tcPr>
            <w:tcW w:w="1836" w:type="dxa"/>
          </w:tcPr>
          <w:p w14:paraId="05ABA538" w14:textId="4050C2A2"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1836" w:type="dxa"/>
          </w:tcPr>
          <w:p w14:paraId="24EE0719" w14:textId="75479C43" w:rsidR="00013CBC" w:rsidRDefault="00013CBC" w:rsidP="00013CBC">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Dumitrescu</w:t>
            </w:r>
            <w:proofErr w:type="spellEnd"/>
          </w:p>
        </w:tc>
        <w:tc>
          <w:tcPr>
            <w:tcW w:w="1836" w:type="dxa"/>
          </w:tcPr>
          <w:p w14:paraId="5A9314EF" w14:textId="5742A741"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Ana</w:t>
            </w:r>
          </w:p>
        </w:tc>
        <w:tc>
          <w:tcPr>
            <w:tcW w:w="1837" w:type="dxa"/>
          </w:tcPr>
          <w:p w14:paraId="57970045" w14:textId="33175EA0"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15-Nov-21</w:t>
            </w:r>
          </w:p>
        </w:tc>
        <w:tc>
          <w:tcPr>
            <w:tcW w:w="1837" w:type="dxa"/>
          </w:tcPr>
          <w:p w14:paraId="56F24309" w14:textId="20BEFA13"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r>
    </w:tbl>
    <w:p w14:paraId="0DE42B77" w14:textId="120B41B2" w:rsidR="00013CBC" w:rsidRDefault="00013CBC" w:rsidP="00D939E3">
      <w:pPr>
        <w:pStyle w:val="NoSpacing"/>
        <w:spacing w:line="276" w:lineRule="auto"/>
        <w:jc w:val="both"/>
        <w:rPr>
          <w:rFonts w:ascii="Times New Roman" w:hAnsi="Times New Roman" w:cs="Times New Roman"/>
          <w:sz w:val="28"/>
          <w:szCs w:val="28"/>
          <w:lang w:val="en-GB"/>
        </w:rPr>
      </w:pPr>
    </w:p>
    <w:p w14:paraId="54E40754" w14:textId="4AFA0E29" w:rsidR="00013CBC" w:rsidRDefault="00013CBC" w:rsidP="00D939E3">
      <w:pPr>
        <w:pStyle w:val="NoSpacing"/>
        <w:spacing w:line="276" w:lineRule="auto"/>
        <w:jc w:val="both"/>
        <w:rPr>
          <w:rFonts w:ascii="Times New Roman" w:hAnsi="Times New Roman" w:cs="Times New Roman"/>
          <w:sz w:val="28"/>
          <w:szCs w:val="28"/>
          <w:lang w:val="en-GB"/>
        </w:rPr>
      </w:pPr>
    </w:p>
    <w:p w14:paraId="75FE2344" w14:textId="319BE8E1" w:rsidR="00013CBC" w:rsidRDefault="00013CBC" w:rsidP="00D939E3">
      <w:pPr>
        <w:pStyle w:val="NoSpacing"/>
        <w:spacing w:line="276" w:lineRule="auto"/>
        <w:jc w:val="both"/>
        <w:rPr>
          <w:rFonts w:ascii="Times New Roman" w:hAnsi="Times New Roman" w:cs="Times New Roman"/>
          <w:sz w:val="28"/>
          <w:szCs w:val="28"/>
          <w:lang w:val="en-GB"/>
        </w:rPr>
      </w:pPr>
    </w:p>
    <w:p w14:paraId="4541DF46" w14:textId="0B1F4A9D" w:rsidR="00013CBC" w:rsidRDefault="00013CBC" w:rsidP="00D939E3">
      <w:pPr>
        <w:pStyle w:val="NoSpacing"/>
        <w:spacing w:line="276" w:lineRule="auto"/>
        <w:jc w:val="both"/>
        <w:rPr>
          <w:rFonts w:ascii="Times New Roman" w:hAnsi="Times New Roman" w:cs="Times New Roman"/>
          <w:sz w:val="28"/>
          <w:szCs w:val="28"/>
          <w:lang w:val="en-GB"/>
        </w:rPr>
      </w:pPr>
    </w:p>
    <w:tbl>
      <w:tblPr>
        <w:tblStyle w:val="TableGrid"/>
        <w:tblW w:w="9490" w:type="dxa"/>
        <w:tblLook w:val="04A0" w:firstRow="1" w:lastRow="0" w:firstColumn="1" w:lastColumn="0" w:noHBand="0" w:noVBand="1"/>
      </w:tblPr>
      <w:tblGrid>
        <w:gridCol w:w="2141"/>
        <w:gridCol w:w="2259"/>
        <w:gridCol w:w="2244"/>
        <w:gridCol w:w="2846"/>
      </w:tblGrid>
      <w:tr w:rsidR="00013CBC" w14:paraId="0093435D" w14:textId="77777777" w:rsidTr="00013CBC">
        <w:tc>
          <w:tcPr>
            <w:tcW w:w="2141" w:type="dxa"/>
          </w:tcPr>
          <w:p w14:paraId="4F687E6D" w14:textId="6185D499" w:rsidR="00013CBC" w:rsidRDefault="00013CBC" w:rsidP="00013CBC">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Id_parinte</w:t>
            </w:r>
            <w:proofErr w:type="spellEnd"/>
            <w:r>
              <w:rPr>
                <w:rFonts w:ascii="Times New Roman" w:hAnsi="Times New Roman" w:cs="Times New Roman"/>
                <w:sz w:val="28"/>
                <w:szCs w:val="28"/>
                <w:lang w:val="en-GB"/>
              </w:rPr>
              <w:t>#</w:t>
            </w:r>
          </w:p>
        </w:tc>
        <w:tc>
          <w:tcPr>
            <w:tcW w:w="2259" w:type="dxa"/>
          </w:tcPr>
          <w:p w14:paraId="69CD63D5" w14:textId="710D166B" w:rsidR="00013CBC" w:rsidRDefault="00013CBC" w:rsidP="00013CBC">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Nume_parinte</w:t>
            </w:r>
            <w:proofErr w:type="spellEnd"/>
          </w:p>
        </w:tc>
        <w:tc>
          <w:tcPr>
            <w:tcW w:w="2244" w:type="dxa"/>
          </w:tcPr>
          <w:p w14:paraId="64B8FD18" w14:textId="58A7E890" w:rsidR="00013CBC" w:rsidRDefault="00013CBC" w:rsidP="00013CBC">
            <w:pPr>
              <w:pStyle w:val="NoSpacing"/>
              <w:spacing w:line="276" w:lineRule="auto"/>
              <w:jc w:val="both"/>
              <w:rPr>
                <w:rFonts w:ascii="Times New Roman" w:hAnsi="Times New Roman" w:cs="Times New Roman"/>
                <w:sz w:val="28"/>
                <w:szCs w:val="28"/>
                <w:lang w:val="en-GB"/>
              </w:rPr>
            </w:pPr>
            <w:proofErr w:type="spellStart"/>
            <w:r>
              <w:rPr>
                <w:rFonts w:ascii="Times New Roman" w:hAnsi="Times New Roman" w:cs="Times New Roman"/>
                <w:sz w:val="28"/>
                <w:szCs w:val="28"/>
                <w:lang w:val="en-GB"/>
              </w:rPr>
              <w:t>Telefon</w:t>
            </w:r>
            <w:proofErr w:type="spellEnd"/>
          </w:p>
        </w:tc>
        <w:tc>
          <w:tcPr>
            <w:tcW w:w="2846" w:type="dxa"/>
          </w:tcPr>
          <w:p w14:paraId="27D27988" w14:textId="3C91AFDC"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mail</w:t>
            </w:r>
          </w:p>
        </w:tc>
      </w:tr>
      <w:tr w:rsidR="00013CBC" w14:paraId="0670E9C7" w14:textId="77777777" w:rsidTr="00013CBC">
        <w:tc>
          <w:tcPr>
            <w:tcW w:w="2141" w:type="dxa"/>
          </w:tcPr>
          <w:p w14:paraId="2C8BF59E" w14:textId="48B7C36F" w:rsidR="00013CBC" w:rsidRDefault="008A6E7F"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1</w:t>
            </w:r>
          </w:p>
        </w:tc>
        <w:tc>
          <w:tcPr>
            <w:tcW w:w="2259" w:type="dxa"/>
          </w:tcPr>
          <w:p w14:paraId="33E48001" w14:textId="1E21F9E3"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Alex</w:t>
            </w:r>
          </w:p>
        </w:tc>
        <w:tc>
          <w:tcPr>
            <w:tcW w:w="2244" w:type="dxa"/>
          </w:tcPr>
          <w:p w14:paraId="504D776A" w14:textId="3C1452B4"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5555555555</w:t>
            </w:r>
          </w:p>
        </w:tc>
        <w:tc>
          <w:tcPr>
            <w:tcW w:w="2846" w:type="dxa"/>
          </w:tcPr>
          <w:p w14:paraId="46EB0E80" w14:textId="72B59DAD" w:rsidR="00013CBC" w:rsidRDefault="00013CBC" w:rsidP="00013CBC">
            <w:pPr>
              <w:pStyle w:val="NoSpacing"/>
              <w:spacing w:line="276" w:lineRule="auto"/>
              <w:jc w:val="both"/>
              <w:rPr>
                <w:rFonts w:ascii="Times New Roman" w:hAnsi="Times New Roman" w:cs="Times New Roman"/>
                <w:sz w:val="28"/>
                <w:szCs w:val="28"/>
                <w:lang w:val="en-GB"/>
              </w:rPr>
            </w:pPr>
            <w:r w:rsidRPr="00013CBC">
              <w:rPr>
                <w:rFonts w:ascii="Times New Roman" w:hAnsi="Times New Roman" w:cs="Times New Roman"/>
                <w:sz w:val="28"/>
                <w:szCs w:val="28"/>
                <w:lang w:val="en-GB"/>
              </w:rPr>
              <w:t>alexbrown@gmail.com</w:t>
            </w:r>
          </w:p>
        </w:tc>
      </w:tr>
      <w:tr w:rsidR="00013CBC" w14:paraId="200E1B11" w14:textId="77777777" w:rsidTr="00013CBC">
        <w:tc>
          <w:tcPr>
            <w:tcW w:w="2141" w:type="dxa"/>
          </w:tcPr>
          <w:p w14:paraId="34C52BE5" w14:textId="4CD15C4E" w:rsidR="00013CBC" w:rsidRDefault="008A6E7F"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2</w:t>
            </w:r>
          </w:p>
        </w:tc>
        <w:tc>
          <w:tcPr>
            <w:tcW w:w="2259" w:type="dxa"/>
          </w:tcPr>
          <w:p w14:paraId="4C320E05" w14:textId="187C4C6A"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John</w:t>
            </w:r>
          </w:p>
        </w:tc>
        <w:tc>
          <w:tcPr>
            <w:tcW w:w="2244" w:type="dxa"/>
          </w:tcPr>
          <w:p w14:paraId="605246F7" w14:textId="3C6EF154"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6666666666</w:t>
            </w:r>
          </w:p>
        </w:tc>
        <w:tc>
          <w:tcPr>
            <w:tcW w:w="2846" w:type="dxa"/>
          </w:tcPr>
          <w:p w14:paraId="4F7966FE" w14:textId="072D0A8C" w:rsidR="00013CBC" w:rsidRDefault="00013CBC" w:rsidP="00013CBC">
            <w:pPr>
              <w:pStyle w:val="NoSpacing"/>
              <w:spacing w:line="276" w:lineRule="auto"/>
              <w:jc w:val="both"/>
              <w:rPr>
                <w:rFonts w:ascii="Times New Roman" w:hAnsi="Times New Roman" w:cs="Times New Roman"/>
                <w:sz w:val="28"/>
                <w:szCs w:val="28"/>
                <w:lang w:val="en-GB"/>
              </w:rPr>
            </w:pPr>
            <w:r w:rsidRPr="00013CBC">
              <w:rPr>
                <w:rFonts w:ascii="Times New Roman" w:hAnsi="Times New Roman" w:cs="Times New Roman"/>
                <w:sz w:val="28"/>
                <w:szCs w:val="28"/>
                <w:lang w:val="en-GB"/>
              </w:rPr>
              <w:t>alexbrown@gmail.com</w:t>
            </w:r>
          </w:p>
        </w:tc>
      </w:tr>
      <w:tr w:rsidR="00013CBC" w14:paraId="64E409DE" w14:textId="77777777" w:rsidTr="00013CBC">
        <w:tc>
          <w:tcPr>
            <w:tcW w:w="2141" w:type="dxa"/>
          </w:tcPr>
          <w:p w14:paraId="583124FB" w14:textId="16CEF428" w:rsidR="00013CBC" w:rsidRDefault="008A6E7F"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c>
          <w:tcPr>
            <w:tcW w:w="2259" w:type="dxa"/>
          </w:tcPr>
          <w:p w14:paraId="3041113E" w14:textId="738C34E7"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Alice</w:t>
            </w:r>
          </w:p>
        </w:tc>
        <w:tc>
          <w:tcPr>
            <w:tcW w:w="2244" w:type="dxa"/>
          </w:tcPr>
          <w:p w14:paraId="2D75107E" w14:textId="65FA46F8"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7777777777</w:t>
            </w:r>
          </w:p>
        </w:tc>
        <w:tc>
          <w:tcPr>
            <w:tcW w:w="2846" w:type="dxa"/>
          </w:tcPr>
          <w:p w14:paraId="7F066FBC" w14:textId="4D817514" w:rsidR="00013CBC" w:rsidRDefault="00013CBC" w:rsidP="00013CBC">
            <w:pPr>
              <w:pStyle w:val="NoSpacing"/>
              <w:spacing w:line="276" w:lineRule="auto"/>
              <w:jc w:val="both"/>
              <w:rPr>
                <w:rFonts w:ascii="Times New Roman" w:hAnsi="Times New Roman" w:cs="Times New Roman"/>
                <w:sz w:val="28"/>
                <w:szCs w:val="28"/>
                <w:lang w:val="en-GB"/>
              </w:rPr>
            </w:pPr>
            <w:r>
              <w:rPr>
                <w:rFonts w:ascii="Times New Roman" w:hAnsi="Times New Roman" w:cs="Times New Roman"/>
                <w:sz w:val="28"/>
                <w:szCs w:val="28"/>
                <w:lang w:val="en-GB"/>
              </w:rPr>
              <w:t>alice</w:t>
            </w:r>
            <w:r w:rsidRPr="00013CBC">
              <w:rPr>
                <w:rFonts w:ascii="Times New Roman" w:hAnsi="Times New Roman" w:cs="Times New Roman"/>
                <w:sz w:val="28"/>
                <w:szCs w:val="28"/>
                <w:lang w:val="en-GB"/>
              </w:rPr>
              <w:t>@gmail.com</w:t>
            </w:r>
          </w:p>
        </w:tc>
      </w:tr>
    </w:tbl>
    <w:p w14:paraId="74169396" w14:textId="77777777" w:rsidR="00013CBC" w:rsidRPr="00013CBC" w:rsidRDefault="00013CBC" w:rsidP="00D939E3">
      <w:pPr>
        <w:pStyle w:val="NoSpacing"/>
        <w:spacing w:line="276" w:lineRule="auto"/>
        <w:jc w:val="both"/>
        <w:rPr>
          <w:rFonts w:ascii="Times New Roman" w:hAnsi="Times New Roman" w:cs="Times New Roman"/>
          <w:sz w:val="28"/>
          <w:szCs w:val="28"/>
          <w:lang w:val="en-GB"/>
        </w:rPr>
      </w:pPr>
    </w:p>
    <w:p w14:paraId="1CDEAC6F" w14:textId="77777777" w:rsidR="00014628" w:rsidRDefault="00014628" w:rsidP="00D939E3">
      <w:pPr>
        <w:pStyle w:val="Heading1"/>
        <w:rPr>
          <w:rFonts w:asciiTheme="minorHAnsi" w:hAnsiTheme="minorHAnsi" w:cs="Times New Roman"/>
          <w:color w:val="auto"/>
          <w:sz w:val="28"/>
          <w:szCs w:val="28"/>
          <w:lang w:val="en-GB"/>
        </w:rPr>
      </w:pPr>
    </w:p>
    <w:p w14:paraId="3405EE5A" w14:textId="77777777" w:rsidR="00014628" w:rsidRDefault="00014628" w:rsidP="00D939E3">
      <w:pPr>
        <w:pStyle w:val="Heading1"/>
        <w:rPr>
          <w:rFonts w:asciiTheme="minorHAnsi" w:hAnsiTheme="minorHAnsi" w:cs="Times New Roman"/>
          <w:color w:val="auto"/>
          <w:sz w:val="28"/>
          <w:szCs w:val="28"/>
          <w:lang w:val="en-GB"/>
        </w:rPr>
      </w:pPr>
    </w:p>
    <w:p w14:paraId="2602CA65" w14:textId="77777777" w:rsidR="00014628" w:rsidRDefault="00014628" w:rsidP="00D939E3">
      <w:pPr>
        <w:pStyle w:val="Heading1"/>
        <w:rPr>
          <w:rFonts w:asciiTheme="minorHAnsi" w:hAnsiTheme="minorHAnsi" w:cs="Times New Roman"/>
          <w:color w:val="auto"/>
          <w:sz w:val="28"/>
          <w:szCs w:val="28"/>
          <w:lang w:val="en-GB"/>
        </w:rPr>
      </w:pPr>
    </w:p>
    <w:p w14:paraId="3585816E" w14:textId="77777777" w:rsidR="00014628" w:rsidRDefault="00014628" w:rsidP="00D939E3">
      <w:pPr>
        <w:pStyle w:val="Heading1"/>
        <w:rPr>
          <w:rFonts w:asciiTheme="minorHAnsi" w:hAnsiTheme="minorHAnsi" w:cs="Times New Roman"/>
          <w:color w:val="auto"/>
          <w:sz w:val="28"/>
          <w:szCs w:val="28"/>
          <w:lang w:val="en-GB"/>
        </w:rPr>
      </w:pPr>
    </w:p>
    <w:p w14:paraId="7E76FA7A" w14:textId="541B4727" w:rsidR="00D939E3" w:rsidRDefault="00D939E3" w:rsidP="00D939E3">
      <w:pPr>
        <w:pStyle w:val="Heading1"/>
        <w:rPr>
          <w:rFonts w:asciiTheme="minorHAnsi" w:hAnsiTheme="minorHAnsi" w:cstheme="minorHAnsi"/>
          <w:color w:val="auto"/>
          <w:sz w:val="28"/>
          <w:szCs w:val="28"/>
        </w:rPr>
      </w:pPr>
      <w:r w:rsidRPr="00467C95">
        <w:rPr>
          <w:rFonts w:asciiTheme="minorHAnsi" w:hAnsiTheme="minorHAnsi" w:cs="Times New Roman"/>
          <w:color w:val="auto"/>
          <w:sz w:val="28"/>
          <w:szCs w:val="28"/>
          <w:lang w:val="en-GB"/>
        </w:rPr>
        <w:t>10.</w:t>
      </w:r>
      <w:bookmarkStart w:id="761" w:name="_Toc104068359"/>
      <w:r w:rsidRPr="00467C95">
        <w:rPr>
          <w:rFonts w:asciiTheme="minorHAnsi" w:hAnsiTheme="minorHAnsi" w:cstheme="minorHAnsi"/>
          <w:color w:val="auto"/>
          <w:sz w:val="28"/>
          <w:szCs w:val="28"/>
        </w:rPr>
        <w:t>Crearea unei secven</w:t>
      </w:r>
      <w:r w:rsidRPr="00467C95">
        <w:rPr>
          <w:rFonts w:ascii="Cambria" w:hAnsi="Cambria" w:cs="Cambria"/>
          <w:color w:val="auto"/>
          <w:sz w:val="28"/>
          <w:szCs w:val="28"/>
        </w:rPr>
        <w:t>ț</w:t>
      </w:r>
      <w:r w:rsidRPr="00467C95">
        <w:rPr>
          <w:rFonts w:asciiTheme="minorHAnsi" w:hAnsiTheme="minorHAnsi" w:cstheme="minorHAnsi"/>
          <w:color w:val="auto"/>
          <w:sz w:val="28"/>
          <w:szCs w:val="28"/>
        </w:rPr>
        <w:t>e ce va fi utilizat</w:t>
      </w:r>
      <w:r w:rsidRPr="00467C95">
        <w:rPr>
          <w:rFonts w:ascii="Cambria" w:hAnsi="Cambria" w:cs="Cambria"/>
          <w:color w:val="auto"/>
          <w:sz w:val="28"/>
          <w:szCs w:val="28"/>
        </w:rPr>
        <w:t>ă</w:t>
      </w:r>
      <w:r w:rsidRPr="00467C95">
        <w:rPr>
          <w:rFonts w:asciiTheme="minorHAnsi" w:hAnsiTheme="minorHAnsi" w:cstheme="minorHAnsi"/>
          <w:color w:val="auto"/>
          <w:sz w:val="28"/>
          <w:szCs w:val="28"/>
        </w:rPr>
        <w:t xml:space="preserve"> </w:t>
      </w:r>
      <w:r w:rsidRPr="00467C95">
        <w:rPr>
          <w:rFonts w:ascii="Rockwell" w:hAnsi="Rockwell" w:cs="Rockwell"/>
          <w:color w:val="auto"/>
          <w:sz w:val="28"/>
          <w:szCs w:val="28"/>
        </w:rPr>
        <w:t>î</w:t>
      </w:r>
      <w:r w:rsidRPr="00467C95">
        <w:rPr>
          <w:rFonts w:asciiTheme="minorHAnsi" w:hAnsiTheme="minorHAnsi" w:cstheme="minorHAnsi"/>
          <w:color w:val="auto"/>
          <w:sz w:val="28"/>
          <w:szCs w:val="28"/>
        </w:rPr>
        <w:t xml:space="preserve">n inserarea </w:t>
      </w:r>
      <w:r w:rsidRPr="00467C95">
        <w:rPr>
          <w:rFonts w:ascii="Rockwell" w:hAnsi="Rockwell" w:cs="Rockwell"/>
          <w:color w:val="auto"/>
          <w:sz w:val="28"/>
          <w:szCs w:val="28"/>
        </w:rPr>
        <w:t>î</w:t>
      </w:r>
      <w:r w:rsidRPr="00467C95">
        <w:rPr>
          <w:rFonts w:asciiTheme="minorHAnsi" w:hAnsiTheme="minorHAnsi" w:cstheme="minorHAnsi"/>
          <w:color w:val="auto"/>
          <w:sz w:val="28"/>
          <w:szCs w:val="28"/>
        </w:rPr>
        <w:t>nregistr</w:t>
      </w:r>
      <w:r w:rsidRPr="00467C95">
        <w:rPr>
          <w:rFonts w:ascii="Cambria" w:hAnsi="Cambria" w:cs="Cambria"/>
          <w:color w:val="auto"/>
          <w:sz w:val="28"/>
          <w:szCs w:val="28"/>
        </w:rPr>
        <w:t>ă</w:t>
      </w:r>
      <w:r w:rsidRPr="00467C95">
        <w:rPr>
          <w:rFonts w:asciiTheme="minorHAnsi" w:hAnsiTheme="minorHAnsi" w:cstheme="minorHAnsi"/>
          <w:color w:val="auto"/>
          <w:sz w:val="28"/>
          <w:szCs w:val="28"/>
        </w:rPr>
        <w:t xml:space="preserve">rilor </w:t>
      </w:r>
      <w:r w:rsidRPr="00467C95">
        <w:rPr>
          <w:rFonts w:ascii="Rockwell" w:hAnsi="Rockwell" w:cs="Rockwell"/>
          <w:color w:val="auto"/>
          <w:sz w:val="28"/>
          <w:szCs w:val="28"/>
        </w:rPr>
        <w:t>î</w:t>
      </w:r>
      <w:r w:rsidRPr="00467C95">
        <w:rPr>
          <w:rFonts w:asciiTheme="minorHAnsi" w:hAnsiTheme="minorHAnsi" w:cstheme="minorHAnsi"/>
          <w:color w:val="auto"/>
          <w:sz w:val="28"/>
          <w:szCs w:val="28"/>
        </w:rPr>
        <w:t>n tabele (punctul 11).</w:t>
      </w:r>
      <w:bookmarkEnd w:id="761"/>
      <w:r w:rsidRPr="00467C95">
        <w:rPr>
          <w:rFonts w:asciiTheme="minorHAnsi" w:hAnsiTheme="minorHAnsi" w:cstheme="minorHAnsi"/>
          <w:color w:val="auto"/>
          <w:sz w:val="28"/>
          <w:szCs w:val="28"/>
        </w:rPr>
        <w:t xml:space="preserve"> </w:t>
      </w:r>
    </w:p>
    <w:p w14:paraId="3574076B" w14:textId="77777777" w:rsidR="00D939E3" w:rsidRDefault="00D939E3" w:rsidP="00D939E3">
      <w:pPr>
        <w:pStyle w:val="Heading1"/>
        <w:rPr>
          <w:rFonts w:asciiTheme="minorHAnsi" w:hAnsiTheme="minorHAnsi" w:cstheme="minorHAnsi"/>
          <w:color w:val="auto"/>
          <w:sz w:val="28"/>
          <w:szCs w:val="28"/>
        </w:rPr>
      </w:pPr>
    </w:p>
    <w:p w14:paraId="3F4D5954" w14:textId="77777777" w:rsidR="00D939E3" w:rsidRDefault="00D939E3" w:rsidP="00D939E3">
      <w:pPr>
        <w:pStyle w:val="Heading1"/>
        <w:rPr>
          <w:rFonts w:asciiTheme="minorHAnsi" w:hAnsiTheme="minorHAnsi" w:cstheme="minorHAnsi"/>
          <w:color w:val="auto"/>
          <w:sz w:val="28"/>
          <w:szCs w:val="28"/>
        </w:rPr>
      </w:pPr>
      <w:r w:rsidRPr="00467C95">
        <w:rPr>
          <w:rFonts w:ascii="Times New Roman" w:hAnsi="Times New Roman" w:cs="Times New Roman"/>
          <w:noProof/>
          <w:sz w:val="28"/>
          <w:szCs w:val="28"/>
          <w:lang w:val="en-GB"/>
        </w:rPr>
        <w:drawing>
          <wp:inline distT="0" distB="0" distL="0" distR="0" wp14:anchorId="10EE640E" wp14:editId="24811F84">
            <wp:extent cx="5836920" cy="3178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6920" cy="3178810"/>
                    </a:xfrm>
                    <a:prstGeom prst="rect">
                      <a:avLst/>
                    </a:prstGeom>
                  </pic:spPr>
                </pic:pic>
              </a:graphicData>
            </a:graphic>
          </wp:inline>
        </w:drawing>
      </w:r>
    </w:p>
    <w:p w14:paraId="1568D3F8" w14:textId="2CAE6F08" w:rsidR="00D939E3" w:rsidRDefault="00D939E3" w:rsidP="00D939E3">
      <w:pPr>
        <w:pStyle w:val="Heading1"/>
        <w:rPr>
          <w:rFonts w:asciiTheme="minorHAnsi" w:hAnsiTheme="minorHAnsi" w:cstheme="minorHAnsi"/>
          <w:color w:val="auto"/>
          <w:sz w:val="28"/>
          <w:szCs w:val="28"/>
        </w:rPr>
      </w:pPr>
    </w:p>
    <w:p w14:paraId="3AE65F5F" w14:textId="32E594B5" w:rsidR="00014628" w:rsidRDefault="00014628" w:rsidP="00014628"/>
    <w:p w14:paraId="2C86AB63" w14:textId="3BC58E4C" w:rsidR="00014628" w:rsidRDefault="00014628" w:rsidP="00014628"/>
    <w:p w14:paraId="24F0D121" w14:textId="799E7E8F" w:rsidR="00014628" w:rsidRDefault="00014628" w:rsidP="00014628"/>
    <w:p w14:paraId="506A2025" w14:textId="408C1239" w:rsidR="00014628" w:rsidRDefault="00014628" w:rsidP="00014628"/>
    <w:p w14:paraId="58A3F404" w14:textId="41E52323" w:rsidR="00014628" w:rsidRDefault="00014628" w:rsidP="00014628"/>
    <w:p w14:paraId="0E81CCEF" w14:textId="4F784247" w:rsidR="00014628" w:rsidRDefault="00014628" w:rsidP="00014628"/>
    <w:p w14:paraId="539371B6" w14:textId="5B7E61BF" w:rsidR="00014628" w:rsidRDefault="00014628" w:rsidP="00014628"/>
    <w:p w14:paraId="1A78B1CF" w14:textId="501D9EC5" w:rsidR="00014628" w:rsidRDefault="00014628" w:rsidP="00014628"/>
    <w:p w14:paraId="1B60C748" w14:textId="60762BD9" w:rsidR="00014628" w:rsidRDefault="00014628" w:rsidP="00014628"/>
    <w:p w14:paraId="307D1892" w14:textId="339508C1" w:rsidR="00014628" w:rsidRDefault="00014628" w:rsidP="00014628"/>
    <w:p w14:paraId="364E1B91" w14:textId="79DE1348" w:rsidR="00014628" w:rsidRDefault="00014628" w:rsidP="00014628"/>
    <w:p w14:paraId="5796B9AD" w14:textId="10262CB0" w:rsidR="00014628" w:rsidRDefault="00014628" w:rsidP="00014628"/>
    <w:p w14:paraId="238D212C" w14:textId="77777777" w:rsidR="00014628" w:rsidRPr="00014628" w:rsidRDefault="00014628" w:rsidP="00014628"/>
    <w:p w14:paraId="71988C82" w14:textId="77777777" w:rsidR="00D939E3" w:rsidRDefault="00D939E3" w:rsidP="00D939E3">
      <w:pPr>
        <w:pStyle w:val="Heading1"/>
        <w:rPr>
          <w:rFonts w:asciiTheme="minorHAnsi" w:hAnsiTheme="minorHAnsi" w:cstheme="minorHAnsi"/>
          <w:color w:val="auto"/>
          <w:sz w:val="28"/>
          <w:szCs w:val="28"/>
        </w:rPr>
      </w:pPr>
      <w:bookmarkStart w:id="762" w:name="_Toc104068360"/>
      <w:r w:rsidRPr="00D15520">
        <w:rPr>
          <w:rFonts w:asciiTheme="minorHAnsi" w:hAnsiTheme="minorHAnsi" w:cstheme="minorHAnsi"/>
          <w:b/>
          <w:bCs/>
          <w:color w:val="auto"/>
          <w:sz w:val="28"/>
          <w:szCs w:val="28"/>
        </w:rPr>
        <w:t xml:space="preserve">11. </w:t>
      </w:r>
      <w:r w:rsidRPr="00D15520">
        <w:rPr>
          <w:rFonts w:asciiTheme="minorHAnsi" w:hAnsiTheme="minorHAnsi" w:cstheme="minorHAnsi"/>
          <w:color w:val="auto"/>
          <w:sz w:val="28"/>
          <w:szCs w:val="28"/>
        </w:rPr>
        <w:t>Crearea tabelelor în SQL și inserarea de date coerente în fiecare dintre acestea (minimum 5 înregistrări în fiecare tabel neasociativ; minimum 10 înregistrări în tabelele asociative).</w:t>
      </w:r>
      <w:bookmarkEnd w:id="762"/>
      <w:r w:rsidRPr="00D15520">
        <w:rPr>
          <w:rFonts w:asciiTheme="minorHAnsi" w:hAnsiTheme="minorHAnsi" w:cstheme="minorHAnsi"/>
          <w:color w:val="auto"/>
          <w:sz w:val="28"/>
          <w:szCs w:val="28"/>
        </w:rPr>
        <w:t xml:space="preserve"> </w:t>
      </w:r>
    </w:p>
    <w:p w14:paraId="04535902" w14:textId="77777777" w:rsidR="00D939E3" w:rsidRDefault="00D939E3" w:rsidP="00D939E3"/>
    <w:p w14:paraId="0C8A45EC" w14:textId="77777777" w:rsidR="00D939E3" w:rsidRDefault="00D939E3" w:rsidP="00D939E3"/>
    <w:p w14:paraId="2FA917F2" w14:textId="77777777" w:rsidR="00D939E3" w:rsidRDefault="00D939E3" w:rsidP="00D939E3">
      <w:pPr>
        <w:rPr>
          <w:rFonts w:cs="Times New Roman"/>
          <w:sz w:val="28"/>
          <w:szCs w:val="28"/>
        </w:rPr>
      </w:pPr>
      <w:r w:rsidRPr="00805412">
        <w:rPr>
          <w:rFonts w:cs="Times New Roman"/>
          <w:sz w:val="28"/>
          <w:szCs w:val="28"/>
        </w:rPr>
        <w:t>1)Creare tabelelor</w:t>
      </w:r>
    </w:p>
    <w:p w14:paraId="05087503" w14:textId="77777777" w:rsidR="00D939E3" w:rsidRDefault="00D939E3" w:rsidP="00D939E3">
      <w:pPr>
        <w:rPr>
          <w:rFonts w:cs="Times New Roman"/>
          <w:sz w:val="28"/>
          <w:szCs w:val="28"/>
        </w:rPr>
      </w:pPr>
    </w:p>
    <w:p w14:paraId="307D9C41" w14:textId="77777777" w:rsidR="00D939E3" w:rsidRPr="003C60D2" w:rsidRDefault="00D939E3" w:rsidP="00D939E3">
      <w:pPr>
        <w:spacing w:after="0"/>
        <w:rPr>
          <w:rFonts w:cs="Times New Roman"/>
          <w:b/>
          <w:bCs/>
          <w:sz w:val="28"/>
          <w:szCs w:val="28"/>
        </w:rPr>
      </w:pPr>
      <w:r>
        <w:rPr>
          <w:rFonts w:cs="Times New Roman"/>
          <w:b/>
          <w:bCs/>
          <w:sz w:val="28"/>
          <w:szCs w:val="28"/>
        </w:rPr>
        <w:t>1.</w:t>
      </w:r>
      <w:r w:rsidRPr="003C60D2">
        <w:rPr>
          <w:rFonts w:cs="Times New Roman"/>
          <w:b/>
          <w:bCs/>
          <w:sz w:val="28"/>
          <w:szCs w:val="28"/>
        </w:rPr>
        <w:t>Parinte</w:t>
      </w:r>
    </w:p>
    <w:p w14:paraId="5DE02AE0" w14:textId="77777777" w:rsidR="00D939E3" w:rsidRPr="00805412" w:rsidRDefault="00D939E3" w:rsidP="00D939E3">
      <w:pPr>
        <w:spacing w:after="0"/>
        <w:rPr>
          <w:rFonts w:ascii="Times New Roman" w:hAnsi="Times New Roman" w:cs="Times New Roman"/>
          <w:sz w:val="24"/>
          <w:szCs w:val="24"/>
        </w:rPr>
      </w:pPr>
      <w:r w:rsidRPr="00805412">
        <w:rPr>
          <w:rFonts w:ascii="Times New Roman" w:hAnsi="Times New Roman" w:cs="Times New Roman"/>
          <w:sz w:val="24"/>
          <w:szCs w:val="24"/>
        </w:rPr>
        <w:t>create table parinte(</w:t>
      </w:r>
    </w:p>
    <w:p w14:paraId="7BD9B53A" w14:textId="2989F5FB" w:rsidR="00D939E3" w:rsidRPr="00805412" w:rsidRDefault="00D939E3" w:rsidP="00D939E3">
      <w:pPr>
        <w:spacing w:after="0"/>
        <w:rPr>
          <w:rFonts w:ascii="Times New Roman" w:hAnsi="Times New Roman" w:cs="Times New Roman"/>
          <w:sz w:val="24"/>
          <w:szCs w:val="24"/>
        </w:rPr>
      </w:pPr>
      <w:r w:rsidRPr="00805412">
        <w:rPr>
          <w:rFonts w:ascii="Times New Roman" w:hAnsi="Times New Roman" w:cs="Times New Roman"/>
          <w:sz w:val="24"/>
          <w:szCs w:val="24"/>
        </w:rPr>
        <w:t>id_parinte number(5) CONSTRAINT pk_parents primary key,</w:t>
      </w:r>
    </w:p>
    <w:p w14:paraId="6A0A7AD0" w14:textId="77777777" w:rsidR="00D939E3" w:rsidRPr="00805412" w:rsidRDefault="00D939E3" w:rsidP="00D939E3">
      <w:pPr>
        <w:spacing w:after="0"/>
        <w:rPr>
          <w:rFonts w:ascii="Times New Roman" w:hAnsi="Times New Roman" w:cs="Times New Roman"/>
          <w:sz w:val="24"/>
          <w:szCs w:val="24"/>
        </w:rPr>
      </w:pPr>
      <w:r w:rsidRPr="00805412">
        <w:rPr>
          <w:rFonts w:ascii="Times New Roman" w:hAnsi="Times New Roman" w:cs="Times New Roman"/>
          <w:sz w:val="24"/>
          <w:szCs w:val="24"/>
        </w:rPr>
        <w:t>nume varchar(30) not null,</w:t>
      </w:r>
    </w:p>
    <w:p w14:paraId="2F166A6F" w14:textId="77777777" w:rsidR="00D939E3" w:rsidRPr="00805412" w:rsidRDefault="00D939E3" w:rsidP="00D939E3">
      <w:pPr>
        <w:spacing w:after="0"/>
        <w:rPr>
          <w:rFonts w:ascii="Times New Roman" w:hAnsi="Times New Roman" w:cs="Times New Roman"/>
          <w:sz w:val="24"/>
          <w:szCs w:val="24"/>
        </w:rPr>
      </w:pPr>
      <w:r w:rsidRPr="00805412">
        <w:rPr>
          <w:rFonts w:ascii="Times New Roman" w:hAnsi="Times New Roman" w:cs="Times New Roman"/>
          <w:sz w:val="24"/>
          <w:szCs w:val="24"/>
        </w:rPr>
        <w:t>prenume varchar(30) not null,</w:t>
      </w:r>
    </w:p>
    <w:p w14:paraId="09FDFB3F" w14:textId="77777777" w:rsidR="00D939E3" w:rsidRPr="00805412" w:rsidRDefault="00D939E3" w:rsidP="00D939E3">
      <w:pPr>
        <w:spacing w:after="0"/>
        <w:rPr>
          <w:rFonts w:ascii="Times New Roman" w:hAnsi="Times New Roman" w:cs="Times New Roman"/>
          <w:sz w:val="24"/>
          <w:szCs w:val="24"/>
        </w:rPr>
      </w:pPr>
      <w:r w:rsidRPr="00805412">
        <w:rPr>
          <w:rFonts w:ascii="Times New Roman" w:hAnsi="Times New Roman" w:cs="Times New Roman"/>
          <w:sz w:val="24"/>
          <w:szCs w:val="24"/>
        </w:rPr>
        <w:t>mail varchar(50) not null,</w:t>
      </w:r>
    </w:p>
    <w:p w14:paraId="6F9C47F9" w14:textId="77777777" w:rsidR="00D939E3" w:rsidRPr="00805412" w:rsidRDefault="00D939E3" w:rsidP="00D939E3">
      <w:pPr>
        <w:spacing w:after="0"/>
        <w:rPr>
          <w:rFonts w:ascii="Times New Roman" w:hAnsi="Times New Roman" w:cs="Times New Roman"/>
          <w:sz w:val="24"/>
          <w:szCs w:val="24"/>
        </w:rPr>
      </w:pPr>
      <w:r w:rsidRPr="00805412">
        <w:rPr>
          <w:rFonts w:ascii="Times New Roman" w:hAnsi="Times New Roman" w:cs="Times New Roman"/>
          <w:sz w:val="24"/>
          <w:szCs w:val="24"/>
        </w:rPr>
        <w:t>telefone number(10) not null,</w:t>
      </w:r>
    </w:p>
    <w:p w14:paraId="5981FC1D" w14:textId="77777777" w:rsidR="00D939E3" w:rsidRPr="00805412" w:rsidRDefault="00D939E3" w:rsidP="00D939E3">
      <w:pPr>
        <w:spacing w:after="0"/>
        <w:rPr>
          <w:rFonts w:ascii="Times New Roman" w:hAnsi="Times New Roman" w:cs="Times New Roman"/>
          <w:sz w:val="24"/>
          <w:szCs w:val="24"/>
        </w:rPr>
      </w:pPr>
      <w:r w:rsidRPr="00805412">
        <w:rPr>
          <w:rFonts w:ascii="Times New Roman" w:hAnsi="Times New Roman" w:cs="Times New Roman"/>
          <w:sz w:val="24"/>
          <w:szCs w:val="24"/>
        </w:rPr>
        <w:t>adress_id number(5),</w:t>
      </w:r>
    </w:p>
    <w:p w14:paraId="6AB1CAA9" w14:textId="77777777" w:rsidR="00D939E3" w:rsidRPr="00805412" w:rsidRDefault="00D939E3" w:rsidP="00D939E3">
      <w:pPr>
        <w:spacing w:after="0"/>
        <w:rPr>
          <w:rFonts w:ascii="Times New Roman" w:hAnsi="Times New Roman" w:cs="Times New Roman"/>
          <w:sz w:val="24"/>
          <w:szCs w:val="24"/>
        </w:rPr>
      </w:pPr>
      <w:r w:rsidRPr="00805412">
        <w:rPr>
          <w:rFonts w:ascii="Times New Roman" w:hAnsi="Times New Roman" w:cs="Times New Roman"/>
          <w:sz w:val="24"/>
          <w:szCs w:val="24"/>
        </w:rPr>
        <w:t>constraint fk_id_adress foreign key(adress_id) references adress(adress_id) on delete cascade</w:t>
      </w:r>
    </w:p>
    <w:p w14:paraId="41B8A556" w14:textId="77777777" w:rsidR="00D939E3" w:rsidRPr="00805412" w:rsidRDefault="00D939E3" w:rsidP="00D939E3">
      <w:pPr>
        <w:spacing w:after="0"/>
        <w:rPr>
          <w:rFonts w:ascii="Times New Roman" w:hAnsi="Times New Roman" w:cs="Times New Roman"/>
          <w:sz w:val="24"/>
          <w:szCs w:val="24"/>
        </w:rPr>
      </w:pPr>
      <w:r w:rsidRPr="00805412">
        <w:rPr>
          <w:rFonts w:ascii="Times New Roman" w:hAnsi="Times New Roman" w:cs="Times New Roman"/>
          <w:sz w:val="24"/>
          <w:szCs w:val="24"/>
        </w:rPr>
        <w:t>);</w:t>
      </w:r>
    </w:p>
    <w:p w14:paraId="63ABBC51" w14:textId="74B5828F" w:rsidR="00D939E3" w:rsidRPr="00115148" w:rsidRDefault="00B8096E" w:rsidP="00D939E3">
      <w:pPr>
        <w:rPr>
          <w:rFonts w:ascii="Times New Roman" w:hAnsi="Times New Roman" w:cs="Times New Roman"/>
          <w:sz w:val="24"/>
          <w:szCs w:val="24"/>
        </w:rPr>
      </w:pPr>
      <w:r w:rsidRPr="00B8096E">
        <w:rPr>
          <w:rFonts w:ascii="Times New Roman" w:hAnsi="Times New Roman" w:cs="Times New Roman"/>
          <w:noProof/>
          <w:sz w:val="24"/>
          <w:szCs w:val="24"/>
        </w:rPr>
        <w:drawing>
          <wp:inline distT="0" distB="0" distL="0" distR="0" wp14:anchorId="725E8D2D" wp14:editId="750724CA">
            <wp:extent cx="5836920" cy="2552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6920" cy="2552065"/>
                    </a:xfrm>
                    <a:prstGeom prst="rect">
                      <a:avLst/>
                    </a:prstGeom>
                  </pic:spPr>
                </pic:pic>
              </a:graphicData>
            </a:graphic>
          </wp:inline>
        </w:drawing>
      </w:r>
    </w:p>
    <w:p w14:paraId="4E6454BA" w14:textId="77777777" w:rsidR="00D939E3" w:rsidRDefault="00D939E3" w:rsidP="00D939E3"/>
    <w:p w14:paraId="7A135396" w14:textId="77777777" w:rsidR="00D939E3" w:rsidRPr="00D15520" w:rsidRDefault="00D939E3" w:rsidP="00D939E3"/>
    <w:p w14:paraId="527A9089" w14:textId="77777777" w:rsidR="00D939E3" w:rsidRDefault="00D939E3" w:rsidP="00D939E3">
      <w:pPr>
        <w:pStyle w:val="Heading1"/>
        <w:rPr>
          <w:rFonts w:asciiTheme="minorHAnsi" w:hAnsiTheme="minorHAnsi" w:cstheme="minorHAnsi"/>
          <w:color w:val="auto"/>
          <w:sz w:val="28"/>
          <w:szCs w:val="28"/>
          <w:lang w:val="en-GB"/>
        </w:rPr>
      </w:pPr>
    </w:p>
    <w:p w14:paraId="4307B91A" w14:textId="77777777" w:rsidR="00D939E3" w:rsidRPr="003C60D2" w:rsidRDefault="00D939E3" w:rsidP="00D939E3">
      <w:pPr>
        <w:pStyle w:val="Heading1"/>
        <w:rPr>
          <w:rFonts w:asciiTheme="minorHAnsi" w:hAnsiTheme="minorHAnsi" w:cstheme="minorHAnsi"/>
          <w:b/>
          <w:bCs/>
          <w:color w:val="auto"/>
          <w:sz w:val="28"/>
          <w:szCs w:val="28"/>
          <w:lang w:val="en-GB"/>
        </w:rPr>
      </w:pPr>
      <w:r>
        <w:rPr>
          <w:rFonts w:asciiTheme="minorHAnsi" w:hAnsiTheme="minorHAnsi" w:cstheme="minorHAnsi"/>
          <w:b/>
          <w:bCs/>
          <w:color w:val="auto"/>
          <w:sz w:val="28"/>
          <w:szCs w:val="28"/>
          <w:lang w:val="en-GB"/>
        </w:rPr>
        <w:t>2.</w:t>
      </w:r>
      <w:r w:rsidRPr="003C60D2">
        <w:rPr>
          <w:rFonts w:asciiTheme="minorHAnsi" w:hAnsiTheme="minorHAnsi" w:cstheme="minorHAnsi"/>
          <w:b/>
          <w:bCs/>
          <w:color w:val="auto"/>
          <w:sz w:val="28"/>
          <w:szCs w:val="28"/>
          <w:lang w:val="en-GB"/>
        </w:rPr>
        <w:t xml:space="preserve">Adresa </w:t>
      </w:r>
    </w:p>
    <w:p w14:paraId="1A54F26A" w14:textId="77777777" w:rsidR="00D939E3" w:rsidRPr="00EA01BE" w:rsidRDefault="00D939E3" w:rsidP="00014628">
      <w:pPr>
        <w:pStyle w:val="Heading1"/>
        <w:spacing w:before="0"/>
        <w:rPr>
          <w:rFonts w:ascii="Times New Roman" w:hAnsi="Times New Roman" w:cs="Times New Roman"/>
          <w:color w:val="auto"/>
          <w:sz w:val="24"/>
          <w:szCs w:val="24"/>
          <w:lang w:val="en-GB"/>
        </w:rPr>
      </w:pPr>
      <w:r w:rsidRPr="00EA01BE">
        <w:rPr>
          <w:rFonts w:ascii="Times New Roman" w:hAnsi="Times New Roman" w:cs="Times New Roman"/>
          <w:color w:val="auto"/>
          <w:sz w:val="24"/>
          <w:szCs w:val="24"/>
          <w:lang w:val="en-GB"/>
        </w:rPr>
        <w:t xml:space="preserve">create table </w:t>
      </w:r>
      <w:proofErr w:type="spellStart"/>
      <w:proofErr w:type="gramStart"/>
      <w:r w:rsidRPr="00EA01BE">
        <w:rPr>
          <w:rFonts w:ascii="Times New Roman" w:hAnsi="Times New Roman" w:cs="Times New Roman"/>
          <w:color w:val="auto"/>
          <w:sz w:val="24"/>
          <w:szCs w:val="24"/>
          <w:lang w:val="en-GB"/>
        </w:rPr>
        <w:t>adresa</w:t>
      </w:r>
      <w:proofErr w:type="spellEnd"/>
      <w:r w:rsidRPr="00EA01BE">
        <w:rPr>
          <w:rFonts w:ascii="Times New Roman" w:hAnsi="Times New Roman" w:cs="Times New Roman"/>
          <w:color w:val="auto"/>
          <w:sz w:val="24"/>
          <w:szCs w:val="24"/>
          <w:lang w:val="en-GB"/>
        </w:rPr>
        <w:t>(</w:t>
      </w:r>
      <w:proofErr w:type="gramEnd"/>
    </w:p>
    <w:p w14:paraId="47E4896D" w14:textId="3DDAE897" w:rsidR="00D939E3" w:rsidRPr="00EA01BE" w:rsidRDefault="00D939E3" w:rsidP="00014628">
      <w:pPr>
        <w:pStyle w:val="Heading1"/>
        <w:spacing w:before="0"/>
        <w:rPr>
          <w:rFonts w:ascii="Times New Roman" w:hAnsi="Times New Roman" w:cs="Times New Roman"/>
          <w:color w:val="auto"/>
          <w:sz w:val="24"/>
          <w:szCs w:val="24"/>
          <w:lang w:val="en-GB"/>
        </w:rPr>
      </w:pPr>
      <w:proofErr w:type="spellStart"/>
      <w:r w:rsidRPr="00EA01BE">
        <w:rPr>
          <w:rFonts w:ascii="Times New Roman" w:hAnsi="Times New Roman" w:cs="Times New Roman"/>
          <w:color w:val="auto"/>
          <w:sz w:val="24"/>
          <w:szCs w:val="24"/>
          <w:lang w:val="en-GB"/>
        </w:rPr>
        <w:t>id_adresa</w:t>
      </w:r>
      <w:proofErr w:type="spellEnd"/>
      <w:r w:rsidRPr="00EA01BE">
        <w:rPr>
          <w:rFonts w:ascii="Times New Roman" w:hAnsi="Times New Roman" w:cs="Times New Roman"/>
          <w:color w:val="auto"/>
          <w:sz w:val="24"/>
          <w:szCs w:val="24"/>
          <w:lang w:val="en-GB"/>
        </w:rPr>
        <w:t xml:space="preserve"> number</w:t>
      </w:r>
      <w:r w:rsidR="00014628">
        <w:rPr>
          <w:rFonts w:ascii="Times New Roman" w:hAnsi="Times New Roman" w:cs="Times New Roman"/>
          <w:color w:val="auto"/>
          <w:sz w:val="24"/>
          <w:szCs w:val="24"/>
          <w:lang w:val="en-GB"/>
        </w:rPr>
        <w:t xml:space="preserve"> </w:t>
      </w:r>
      <w:r w:rsidRPr="00EA01BE">
        <w:rPr>
          <w:rFonts w:ascii="Times New Roman" w:hAnsi="Times New Roman" w:cs="Times New Roman"/>
          <w:color w:val="auto"/>
          <w:sz w:val="24"/>
          <w:szCs w:val="24"/>
          <w:lang w:val="en-GB"/>
        </w:rPr>
        <w:t xml:space="preserve">(5) constraint </w:t>
      </w:r>
      <w:proofErr w:type="spellStart"/>
      <w:r w:rsidRPr="00EA01BE">
        <w:rPr>
          <w:rFonts w:ascii="Times New Roman" w:hAnsi="Times New Roman" w:cs="Times New Roman"/>
          <w:color w:val="auto"/>
          <w:sz w:val="24"/>
          <w:szCs w:val="24"/>
          <w:lang w:val="en-GB"/>
        </w:rPr>
        <w:t>pk_adresa</w:t>
      </w:r>
      <w:proofErr w:type="spellEnd"/>
      <w:r w:rsidRPr="00EA01BE">
        <w:rPr>
          <w:rFonts w:ascii="Times New Roman" w:hAnsi="Times New Roman" w:cs="Times New Roman"/>
          <w:color w:val="auto"/>
          <w:sz w:val="24"/>
          <w:szCs w:val="24"/>
          <w:lang w:val="en-GB"/>
        </w:rPr>
        <w:t xml:space="preserve"> primary key,</w:t>
      </w:r>
    </w:p>
    <w:p w14:paraId="2578E7ED" w14:textId="57A1994B" w:rsidR="00D939E3" w:rsidRPr="00EA01BE" w:rsidRDefault="00014628" w:rsidP="00014628">
      <w:pPr>
        <w:pStyle w:val="Heading1"/>
        <w:spacing w:before="0"/>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 xml:space="preserve">city </w:t>
      </w:r>
      <w:r w:rsidR="00D939E3" w:rsidRPr="00EA01BE">
        <w:rPr>
          <w:rFonts w:ascii="Times New Roman" w:hAnsi="Times New Roman" w:cs="Times New Roman"/>
          <w:color w:val="auto"/>
          <w:sz w:val="24"/>
          <w:szCs w:val="24"/>
          <w:lang w:val="en-GB"/>
        </w:rPr>
        <w:t>varchar</w:t>
      </w:r>
      <w:r>
        <w:rPr>
          <w:rFonts w:ascii="Times New Roman" w:hAnsi="Times New Roman" w:cs="Times New Roman"/>
          <w:color w:val="auto"/>
          <w:sz w:val="24"/>
          <w:szCs w:val="24"/>
          <w:lang w:val="en-GB"/>
        </w:rPr>
        <w:t xml:space="preserve"> </w:t>
      </w:r>
      <w:r w:rsidR="00D939E3" w:rsidRPr="00EA01BE">
        <w:rPr>
          <w:rFonts w:ascii="Times New Roman" w:hAnsi="Times New Roman" w:cs="Times New Roman"/>
          <w:color w:val="auto"/>
          <w:sz w:val="24"/>
          <w:szCs w:val="24"/>
          <w:lang w:val="en-GB"/>
        </w:rPr>
        <w:t>(30) not null,</w:t>
      </w:r>
    </w:p>
    <w:p w14:paraId="2A6633F5" w14:textId="3611FA05" w:rsidR="00D939E3" w:rsidRPr="00EA01BE" w:rsidRDefault="00D939E3" w:rsidP="00014628">
      <w:pPr>
        <w:pStyle w:val="Heading1"/>
        <w:spacing w:before="0"/>
        <w:rPr>
          <w:rFonts w:ascii="Times New Roman" w:hAnsi="Times New Roman" w:cs="Times New Roman"/>
          <w:color w:val="auto"/>
          <w:sz w:val="24"/>
          <w:szCs w:val="24"/>
          <w:lang w:val="en-GB"/>
        </w:rPr>
      </w:pPr>
      <w:proofErr w:type="spellStart"/>
      <w:r w:rsidRPr="00EA01BE">
        <w:rPr>
          <w:rFonts w:ascii="Times New Roman" w:hAnsi="Times New Roman" w:cs="Times New Roman"/>
          <w:color w:val="auto"/>
          <w:sz w:val="24"/>
          <w:szCs w:val="24"/>
          <w:lang w:val="en-GB"/>
        </w:rPr>
        <w:t>strada</w:t>
      </w:r>
      <w:proofErr w:type="spellEnd"/>
      <w:r w:rsidRPr="00EA01BE">
        <w:rPr>
          <w:rFonts w:ascii="Times New Roman" w:hAnsi="Times New Roman" w:cs="Times New Roman"/>
          <w:color w:val="auto"/>
          <w:sz w:val="24"/>
          <w:szCs w:val="24"/>
          <w:lang w:val="en-GB"/>
        </w:rPr>
        <w:t xml:space="preserve"> varchar</w:t>
      </w:r>
      <w:r w:rsidR="00014628">
        <w:rPr>
          <w:rFonts w:ascii="Times New Roman" w:hAnsi="Times New Roman" w:cs="Times New Roman"/>
          <w:color w:val="auto"/>
          <w:sz w:val="24"/>
          <w:szCs w:val="24"/>
          <w:lang w:val="en-GB"/>
        </w:rPr>
        <w:t xml:space="preserve"> </w:t>
      </w:r>
      <w:r w:rsidRPr="00EA01BE">
        <w:rPr>
          <w:rFonts w:ascii="Times New Roman" w:hAnsi="Times New Roman" w:cs="Times New Roman"/>
          <w:color w:val="auto"/>
          <w:sz w:val="24"/>
          <w:szCs w:val="24"/>
          <w:lang w:val="en-GB"/>
        </w:rPr>
        <w:t>(30) not null,</w:t>
      </w:r>
    </w:p>
    <w:p w14:paraId="2DE41512" w14:textId="6AB1685B" w:rsidR="00D939E3" w:rsidRPr="00EA01BE" w:rsidRDefault="00D939E3" w:rsidP="00014628">
      <w:pPr>
        <w:pStyle w:val="Heading1"/>
        <w:spacing w:before="0"/>
        <w:rPr>
          <w:rFonts w:ascii="Times New Roman" w:hAnsi="Times New Roman" w:cs="Times New Roman"/>
          <w:color w:val="auto"/>
          <w:sz w:val="24"/>
          <w:szCs w:val="24"/>
          <w:lang w:val="en-GB"/>
        </w:rPr>
      </w:pPr>
      <w:proofErr w:type="spellStart"/>
      <w:r w:rsidRPr="00EA01BE">
        <w:rPr>
          <w:rFonts w:ascii="Times New Roman" w:hAnsi="Times New Roman" w:cs="Times New Roman"/>
          <w:color w:val="auto"/>
          <w:sz w:val="24"/>
          <w:szCs w:val="24"/>
          <w:lang w:val="en-GB"/>
        </w:rPr>
        <w:t>zip_code</w:t>
      </w:r>
      <w:proofErr w:type="spellEnd"/>
      <w:r w:rsidRPr="00EA01BE">
        <w:rPr>
          <w:rFonts w:ascii="Times New Roman" w:hAnsi="Times New Roman" w:cs="Times New Roman"/>
          <w:color w:val="auto"/>
          <w:sz w:val="24"/>
          <w:szCs w:val="24"/>
          <w:lang w:val="en-GB"/>
        </w:rPr>
        <w:t xml:space="preserve"> number</w:t>
      </w:r>
      <w:r w:rsidR="00014628">
        <w:rPr>
          <w:rFonts w:ascii="Times New Roman" w:hAnsi="Times New Roman" w:cs="Times New Roman"/>
          <w:color w:val="auto"/>
          <w:sz w:val="24"/>
          <w:szCs w:val="24"/>
          <w:lang w:val="en-GB"/>
        </w:rPr>
        <w:t xml:space="preserve"> </w:t>
      </w:r>
      <w:r w:rsidRPr="00EA01BE">
        <w:rPr>
          <w:rFonts w:ascii="Times New Roman" w:hAnsi="Times New Roman" w:cs="Times New Roman"/>
          <w:color w:val="auto"/>
          <w:sz w:val="24"/>
          <w:szCs w:val="24"/>
          <w:lang w:val="en-GB"/>
        </w:rPr>
        <w:t>(6) not null,</w:t>
      </w:r>
    </w:p>
    <w:p w14:paraId="22092FEE" w14:textId="32FD6365" w:rsidR="00D939E3" w:rsidRPr="00EA01BE" w:rsidRDefault="00D939E3" w:rsidP="00014628">
      <w:pPr>
        <w:pStyle w:val="Heading1"/>
        <w:spacing w:before="0"/>
        <w:rPr>
          <w:rFonts w:ascii="Times New Roman" w:hAnsi="Times New Roman" w:cs="Times New Roman"/>
          <w:color w:val="auto"/>
          <w:sz w:val="24"/>
          <w:szCs w:val="24"/>
          <w:lang w:val="en-GB"/>
        </w:rPr>
      </w:pPr>
      <w:proofErr w:type="spellStart"/>
      <w:r w:rsidRPr="00EA01BE">
        <w:rPr>
          <w:rFonts w:ascii="Times New Roman" w:hAnsi="Times New Roman" w:cs="Times New Roman"/>
          <w:color w:val="auto"/>
          <w:sz w:val="24"/>
          <w:szCs w:val="24"/>
          <w:lang w:val="en-GB"/>
        </w:rPr>
        <w:t>appartment</w:t>
      </w:r>
      <w:proofErr w:type="spellEnd"/>
      <w:r w:rsidRPr="00EA01BE">
        <w:rPr>
          <w:rFonts w:ascii="Times New Roman" w:hAnsi="Times New Roman" w:cs="Times New Roman"/>
          <w:color w:val="auto"/>
          <w:sz w:val="24"/>
          <w:szCs w:val="24"/>
          <w:lang w:val="en-GB"/>
        </w:rPr>
        <w:t xml:space="preserve"> varchar</w:t>
      </w:r>
      <w:r w:rsidR="00014628">
        <w:rPr>
          <w:rFonts w:ascii="Times New Roman" w:hAnsi="Times New Roman" w:cs="Times New Roman"/>
          <w:color w:val="auto"/>
          <w:sz w:val="24"/>
          <w:szCs w:val="24"/>
          <w:lang w:val="en-GB"/>
        </w:rPr>
        <w:t xml:space="preserve"> </w:t>
      </w:r>
      <w:r w:rsidRPr="00EA01BE">
        <w:rPr>
          <w:rFonts w:ascii="Times New Roman" w:hAnsi="Times New Roman" w:cs="Times New Roman"/>
          <w:color w:val="auto"/>
          <w:sz w:val="24"/>
          <w:szCs w:val="24"/>
          <w:lang w:val="en-GB"/>
        </w:rPr>
        <w:t>(30) not null</w:t>
      </w:r>
    </w:p>
    <w:p w14:paraId="55806F83" w14:textId="77777777" w:rsidR="00D939E3" w:rsidRPr="00EA01BE" w:rsidRDefault="00D939E3" w:rsidP="00D939E3">
      <w:pPr>
        <w:pStyle w:val="Heading1"/>
        <w:rPr>
          <w:rFonts w:ascii="Times New Roman" w:hAnsi="Times New Roman" w:cs="Times New Roman"/>
          <w:color w:val="auto"/>
          <w:sz w:val="24"/>
          <w:szCs w:val="24"/>
          <w:lang w:val="en-GB"/>
        </w:rPr>
      </w:pPr>
      <w:r w:rsidRPr="00EA01BE">
        <w:rPr>
          <w:rFonts w:ascii="Times New Roman" w:hAnsi="Times New Roman" w:cs="Times New Roman"/>
          <w:color w:val="auto"/>
          <w:sz w:val="24"/>
          <w:szCs w:val="24"/>
          <w:lang w:val="en-GB"/>
        </w:rPr>
        <w:t>);</w:t>
      </w:r>
    </w:p>
    <w:p w14:paraId="7110FC6F" w14:textId="026EFEF4" w:rsidR="00D939E3" w:rsidRDefault="00D939E3" w:rsidP="00D939E3">
      <w:pPr>
        <w:pStyle w:val="NoSpacing"/>
        <w:spacing w:line="276" w:lineRule="auto"/>
        <w:jc w:val="both"/>
        <w:rPr>
          <w:rFonts w:ascii="Times New Roman" w:hAnsi="Times New Roman" w:cs="Times New Roman"/>
          <w:sz w:val="28"/>
          <w:szCs w:val="28"/>
          <w:lang w:val="en-GB"/>
        </w:rPr>
      </w:pPr>
      <w:r w:rsidRPr="00142B80">
        <w:rPr>
          <w:rFonts w:ascii="Times New Roman" w:hAnsi="Times New Roman" w:cs="Times New Roman"/>
          <w:noProof/>
          <w:sz w:val="28"/>
          <w:szCs w:val="28"/>
          <w:lang w:val="en-GB"/>
        </w:rPr>
        <w:drawing>
          <wp:inline distT="0" distB="0" distL="0" distR="0" wp14:anchorId="56A6FB93" wp14:editId="5F0E0D18">
            <wp:extent cx="4038950" cy="27053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950" cy="2705334"/>
                    </a:xfrm>
                    <a:prstGeom prst="rect">
                      <a:avLst/>
                    </a:prstGeom>
                  </pic:spPr>
                </pic:pic>
              </a:graphicData>
            </a:graphic>
          </wp:inline>
        </w:drawing>
      </w:r>
    </w:p>
    <w:p w14:paraId="77377D60" w14:textId="26D1C88F" w:rsidR="00014628" w:rsidRDefault="00014628" w:rsidP="00D939E3">
      <w:pPr>
        <w:pStyle w:val="NoSpacing"/>
        <w:spacing w:line="276" w:lineRule="auto"/>
        <w:jc w:val="both"/>
        <w:rPr>
          <w:rFonts w:ascii="Times New Roman" w:hAnsi="Times New Roman" w:cs="Times New Roman"/>
          <w:sz w:val="28"/>
          <w:szCs w:val="28"/>
          <w:lang w:val="en-GB"/>
        </w:rPr>
      </w:pPr>
    </w:p>
    <w:p w14:paraId="5907EA18" w14:textId="77777777" w:rsidR="00014628" w:rsidRPr="00014628" w:rsidRDefault="00014628" w:rsidP="00D939E3">
      <w:pPr>
        <w:pStyle w:val="NoSpacing"/>
        <w:spacing w:line="276" w:lineRule="auto"/>
        <w:jc w:val="both"/>
        <w:rPr>
          <w:rFonts w:ascii="Times New Roman" w:hAnsi="Times New Roman" w:cs="Times New Roman"/>
          <w:sz w:val="28"/>
          <w:szCs w:val="28"/>
          <w:lang w:val="en-GB"/>
        </w:rPr>
      </w:pPr>
    </w:p>
    <w:p w14:paraId="33B116A0" w14:textId="77777777" w:rsidR="00D939E3" w:rsidRPr="003C60D2" w:rsidRDefault="00D939E3" w:rsidP="00D939E3">
      <w:pPr>
        <w:pStyle w:val="NoSpacing"/>
        <w:spacing w:line="276" w:lineRule="auto"/>
        <w:jc w:val="both"/>
        <w:rPr>
          <w:rFonts w:cs="Times New Roman"/>
          <w:b/>
          <w:bCs/>
          <w:sz w:val="24"/>
          <w:szCs w:val="24"/>
          <w:lang w:val="en-GB"/>
        </w:rPr>
      </w:pPr>
      <w:r>
        <w:rPr>
          <w:rFonts w:cs="Times New Roman"/>
          <w:b/>
          <w:bCs/>
          <w:sz w:val="24"/>
          <w:szCs w:val="24"/>
          <w:lang w:val="en-GB"/>
        </w:rPr>
        <w:t>3.</w:t>
      </w:r>
      <w:r w:rsidRPr="003C60D2">
        <w:rPr>
          <w:rFonts w:cs="Times New Roman"/>
          <w:b/>
          <w:bCs/>
          <w:sz w:val="24"/>
          <w:szCs w:val="24"/>
          <w:lang w:val="en-GB"/>
        </w:rPr>
        <w:t>COPIL</w:t>
      </w:r>
    </w:p>
    <w:p w14:paraId="2BBDCBF9"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r w:rsidRPr="003C60D2">
        <w:rPr>
          <w:rFonts w:ascii="Times New Roman" w:hAnsi="Times New Roman" w:cs="Times New Roman"/>
          <w:sz w:val="24"/>
          <w:szCs w:val="24"/>
          <w:lang w:val="en-GB"/>
        </w:rPr>
        <w:t xml:space="preserve">create table </w:t>
      </w:r>
      <w:proofErr w:type="spellStart"/>
      <w:proofErr w:type="gramStart"/>
      <w:r w:rsidRPr="003C60D2">
        <w:rPr>
          <w:rFonts w:ascii="Times New Roman" w:hAnsi="Times New Roman" w:cs="Times New Roman"/>
          <w:sz w:val="24"/>
          <w:szCs w:val="24"/>
          <w:lang w:val="en-GB"/>
        </w:rPr>
        <w:t>copil</w:t>
      </w:r>
      <w:proofErr w:type="spellEnd"/>
      <w:r w:rsidRPr="003C60D2">
        <w:rPr>
          <w:rFonts w:ascii="Times New Roman" w:hAnsi="Times New Roman" w:cs="Times New Roman"/>
          <w:sz w:val="24"/>
          <w:szCs w:val="24"/>
          <w:lang w:val="en-GB"/>
        </w:rPr>
        <w:t>(</w:t>
      </w:r>
      <w:proofErr w:type="gramEnd"/>
    </w:p>
    <w:p w14:paraId="2B46CCC0"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proofErr w:type="spellStart"/>
      <w:r w:rsidRPr="003C60D2">
        <w:rPr>
          <w:rFonts w:ascii="Times New Roman" w:hAnsi="Times New Roman" w:cs="Times New Roman"/>
          <w:sz w:val="24"/>
          <w:szCs w:val="24"/>
          <w:lang w:val="en-GB"/>
        </w:rPr>
        <w:t>copil_id</w:t>
      </w:r>
      <w:proofErr w:type="spellEnd"/>
      <w:r w:rsidRPr="003C60D2">
        <w:rPr>
          <w:rFonts w:ascii="Times New Roman" w:hAnsi="Times New Roman" w:cs="Times New Roman"/>
          <w:sz w:val="24"/>
          <w:szCs w:val="24"/>
          <w:lang w:val="en-GB"/>
        </w:rPr>
        <w:t xml:space="preserve"> </w:t>
      </w:r>
      <w:proofErr w:type="gramStart"/>
      <w:r w:rsidRPr="003C60D2">
        <w:rPr>
          <w:rFonts w:ascii="Times New Roman" w:hAnsi="Times New Roman" w:cs="Times New Roman"/>
          <w:sz w:val="24"/>
          <w:szCs w:val="24"/>
          <w:lang w:val="en-GB"/>
        </w:rPr>
        <w:t>number(</w:t>
      </w:r>
      <w:proofErr w:type="gramEnd"/>
      <w:r w:rsidRPr="003C60D2">
        <w:rPr>
          <w:rFonts w:ascii="Times New Roman" w:hAnsi="Times New Roman" w:cs="Times New Roman"/>
          <w:sz w:val="24"/>
          <w:szCs w:val="24"/>
          <w:lang w:val="en-GB"/>
        </w:rPr>
        <w:t xml:space="preserve">5) constraint </w:t>
      </w:r>
      <w:proofErr w:type="spellStart"/>
      <w:r w:rsidRPr="003C60D2">
        <w:rPr>
          <w:rFonts w:ascii="Times New Roman" w:hAnsi="Times New Roman" w:cs="Times New Roman"/>
          <w:sz w:val="24"/>
          <w:szCs w:val="24"/>
          <w:lang w:val="en-GB"/>
        </w:rPr>
        <w:t>pk_copil</w:t>
      </w:r>
      <w:proofErr w:type="spellEnd"/>
      <w:r w:rsidRPr="003C60D2">
        <w:rPr>
          <w:rFonts w:ascii="Times New Roman" w:hAnsi="Times New Roman" w:cs="Times New Roman"/>
          <w:sz w:val="24"/>
          <w:szCs w:val="24"/>
          <w:lang w:val="en-GB"/>
        </w:rPr>
        <w:t xml:space="preserve"> primary key,</w:t>
      </w:r>
    </w:p>
    <w:p w14:paraId="5629AB8E"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proofErr w:type="spellStart"/>
      <w:r w:rsidRPr="003C60D2">
        <w:rPr>
          <w:rFonts w:ascii="Times New Roman" w:hAnsi="Times New Roman" w:cs="Times New Roman"/>
          <w:sz w:val="24"/>
          <w:szCs w:val="24"/>
          <w:lang w:val="en-GB"/>
        </w:rPr>
        <w:t>nume</w:t>
      </w:r>
      <w:proofErr w:type="spellEnd"/>
      <w:r w:rsidRPr="003C60D2">
        <w:rPr>
          <w:rFonts w:ascii="Times New Roman" w:hAnsi="Times New Roman" w:cs="Times New Roman"/>
          <w:sz w:val="24"/>
          <w:szCs w:val="24"/>
          <w:lang w:val="en-GB"/>
        </w:rPr>
        <w:t xml:space="preserve"> </w:t>
      </w:r>
      <w:proofErr w:type="gramStart"/>
      <w:r w:rsidRPr="003C60D2">
        <w:rPr>
          <w:rFonts w:ascii="Times New Roman" w:hAnsi="Times New Roman" w:cs="Times New Roman"/>
          <w:sz w:val="24"/>
          <w:szCs w:val="24"/>
          <w:lang w:val="en-GB"/>
        </w:rPr>
        <w:t>varchar(</w:t>
      </w:r>
      <w:proofErr w:type="gramEnd"/>
      <w:r w:rsidRPr="003C60D2">
        <w:rPr>
          <w:rFonts w:ascii="Times New Roman" w:hAnsi="Times New Roman" w:cs="Times New Roman"/>
          <w:sz w:val="24"/>
          <w:szCs w:val="24"/>
          <w:lang w:val="en-GB"/>
        </w:rPr>
        <w:t>30) not null,</w:t>
      </w:r>
    </w:p>
    <w:p w14:paraId="17A73D35"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proofErr w:type="spellStart"/>
      <w:r w:rsidRPr="003C60D2">
        <w:rPr>
          <w:rFonts w:ascii="Times New Roman" w:hAnsi="Times New Roman" w:cs="Times New Roman"/>
          <w:sz w:val="24"/>
          <w:szCs w:val="24"/>
          <w:lang w:val="en-GB"/>
        </w:rPr>
        <w:t>prenume</w:t>
      </w:r>
      <w:proofErr w:type="spellEnd"/>
      <w:r w:rsidRPr="003C60D2">
        <w:rPr>
          <w:rFonts w:ascii="Times New Roman" w:hAnsi="Times New Roman" w:cs="Times New Roman"/>
          <w:sz w:val="24"/>
          <w:szCs w:val="24"/>
          <w:lang w:val="en-GB"/>
        </w:rPr>
        <w:t xml:space="preserve"> </w:t>
      </w:r>
      <w:proofErr w:type="gramStart"/>
      <w:r w:rsidRPr="003C60D2">
        <w:rPr>
          <w:rFonts w:ascii="Times New Roman" w:hAnsi="Times New Roman" w:cs="Times New Roman"/>
          <w:sz w:val="24"/>
          <w:szCs w:val="24"/>
          <w:lang w:val="en-GB"/>
        </w:rPr>
        <w:t>varchar(</w:t>
      </w:r>
      <w:proofErr w:type="gramEnd"/>
      <w:r w:rsidRPr="003C60D2">
        <w:rPr>
          <w:rFonts w:ascii="Times New Roman" w:hAnsi="Times New Roman" w:cs="Times New Roman"/>
          <w:sz w:val="24"/>
          <w:szCs w:val="24"/>
          <w:lang w:val="en-GB"/>
        </w:rPr>
        <w:t>30) not null,</w:t>
      </w:r>
    </w:p>
    <w:p w14:paraId="05E3CCD6"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proofErr w:type="spellStart"/>
      <w:r w:rsidRPr="003C60D2">
        <w:rPr>
          <w:rFonts w:ascii="Times New Roman" w:hAnsi="Times New Roman" w:cs="Times New Roman"/>
          <w:sz w:val="24"/>
          <w:szCs w:val="24"/>
          <w:lang w:val="en-GB"/>
        </w:rPr>
        <w:t>date_nastere</w:t>
      </w:r>
      <w:proofErr w:type="spellEnd"/>
      <w:r w:rsidRPr="003C60D2">
        <w:rPr>
          <w:rFonts w:ascii="Times New Roman" w:hAnsi="Times New Roman" w:cs="Times New Roman"/>
          <w:sz w:val="24"/>
          <w:szCs w:val="24"/>
          <w:lang w:val="en-GB"/>
        </w:rPr>
        <w:t xml:space="preserve"> date,</w:t>
      </w:r>
    </w:p>
    <w:p w14:paraId="0F35D229"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proofErr w:type="spellStart"/>
      <w:r w:rsidRPr="003C60D2">
        <w:rPr>
          <w:rFonts w:ascii="Times New Roman" w:hAnsi="Times New Roman" w:cs="Times New Roman"/>
          <w:sz w:val="24"/>
          <w:szCs w:val="24"/>
          <w:lang w:val="en-GB"/>
        </w:rPr>
        <w:t>id_grupa</w:t>
      </w:r>
      <w:proofErr w:type="spellEnd"/>
      <w:r w:rsidRPr="003C60D2">
        <w:rPr>
          <w:rFonts w:ascii="Times New Roman" w:hAnsi="Times New Roman" w:cs="Times New Roman"/>
          <w:sz w:val="24"/>
          <w:szCs w:val="24"/>
          <w:lang w:val="en-GB"/>
        </w:rPr>
        <w:t xml:space="preserve"> </w:t>
      </w:r>
      <w:proofErr w:type="gramStart"/>
      <w:r w:rsidRPr="003C60D2">
        <w:rPr>
          <w:rFonts w:ascii="Times New Roman" w:hAnsi="Times New Roman" w:cs="Times New Roman"/>
          <w:sz w:val="24"/>
          <w:szCs w:val="24"/>
          <w:lang w:val="en-GB"/>
        </w:rPr>
        <w:t>number(</w:t>
      </w:r>
      <w:proofErr w:type="gramEnd"/>
      <w:r w:rsidRPr="003C60D2">
        <w:rPr>
          <w:rFonts w:ascii="Times New Roman" w:hAnsi="Times New Roman" w:cs="Times New Roman"/>
          <w:sz w:val="24"/>
          <w:szCs w:val="24"/>
          <w:lang w:val="en-GB"/>
        </w:rPr>
        <w:t>5) not null ,</w:t>
      </w:r>
    </w:p>
    <w:p w14:paraId="1ECC2D03"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proofErr w:type="spellStart"/>
      <w:r w:rsidRPr="003C60D2">
        <w:rPr>
          <w:rFonts w:ascii="Times New Roman" w:hAnsi="Times New Roman" w:cs="Times New Roman"/>
          <w:sz w:val="24"/>
          <w:szCs w:val="24"/>
          <w:lang w:val="en-GB"/>
        </w:rPr>
        <w:t>id_parinte</w:t>
      </w:r>
      <w:proofErr w:type="spellEnd"/>
      <w:r w:rsidRPr="003C60D2">
        <w:rPr>
          <w:rFonts w:ascii="Times New Roman" w:hAnsi="Times New Roman" w:cs="Times New Roman"/>
          <w:sz w:val="24"/>
          <w:szCs w:val="24"/>
          <w:lang w:val="en-GB"/>
        </w:rPr>
        <w:t xml:space="preserve"> </w:t>
      </w:r>
      <w:proofErr w:type="gramStart"/>
      <w:r w:rsidRPr="003C60D2">
        <w:rPr>
          <w:rFonts w:ascii="Times New Roman" w:hAnsi="Times New Roman" w:cs="Times New Roman"/>
          <w:sz w:val="24"/>
          <w:szCs w:val="24"/>
          <w:lang w:val="en-GB"/>
        </w:rPr>
        <w:t>number(</w:t>
      </w:r>
      <w:proofErr w:type="gramEnd"/>
      <w:r w:rsidRPr="003C60D2">
        <w:rPr>
          <w:rFonts w:ascii="Times New Roman" w:hAnsi="Times New Roman" w:cs="Times New Roman"/>
          <w:sz w:val="24"/>
          <w:szCs w:val="24"/>
          <w:lang w:val="en-GB"/>
        </w:rPr>
        <w:t>5) not null,</w:t>
      </w:r>
    </w:p>
    <w:p w14:paraId="19E795D2"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r w:rsidRPr="003C60D2">
        <w:rPr>
          <w:rFonts w:ascii="Times New Roman" w:hAnsi="Times New Roman" w:cs="Times New Roman"/>
          <w:sz w:val="24"/>
          <w:szCs w:val="24"/>
          <w:lang w:val="en-GB"/>
        </w:rPr>
        <w:t xml:space="preserve">constraint </w:t>
      </w:r>
      <w:proofErr w:type="spellStart"/>
      <w:r w:rsidRPr="003C60D2">
        <w:rPr>
          <w:rFonts w:ascii="Times New Roman" w:hAnsi="Times New Roman" w:cs="Times New Roman"/>
          <w:sz w:val="24"/>
          <w:szCs w:val="24"/>
          <w:lang w:val="en-GB"/>
        </w:rPr>
        <w:t>fk_id_grupa</w:t>
      </w:r>
      <w:proofErr w:type="spellEnd"/>
      <w:r w:rsidRPr="003C60D2">
        <w:rPr>
          <w:rFonts w:ascii="Times New Roman" w:hAnsi="Times New Roman" w:cs="Times New Roman"/>
          <w:sz w:val="24"/>
          <w:szCs w:val="24"/>
          <w:lang w:val="en-GB"/>
        </w:rPr>
        <w:t xml:space="preserve"> foreign key (</w:t>
      </w:r>
      <w:proofErr w:type="spellStart"/>
      <w:r w:rsidRPr="003C60D2">
        <w:rPr>
          <w:rFonts w:ascii="Times New Roman" w:hAnsi="Times New Roman" w:cs="Times New Roman"/>
          <w:sz w:val="24"/>
          <w:szCs w:val="24"/>
          <w:lang w:val="en-GB"/>
        </w:rPr>
        <w:t>id_grupa</w:t>
      </w:r>
      <w:proofErr w:type="spellEnd"/>
      <w:r w:rsidRPr="003C60D2">
        <w:rPr>
          <w:rFonts w:ascii="Times New Roman" w:hAnsi="Times New Roman" w:cs="Times New Roman"/>
          <w:sz w:val="24"/>
          <w:szCs w:val="24"/>
          <w:lang w:val="en-GB"/>
        </w:rPr>
        <w:t xml:space="preserve">) references </w:t>
      </w:r>
      <w:proofErr w:type="spellStart"/>
      <w:r w:rsidRPr="003C60D2">
        <w:rPr>
          <w:rFonts w:ascii="Times New Roman" w:hAnsi="Times New Roman" w:cs="Times New Roman"/>
          <w:sz w:val="24"/>
          <w:szCs w:val="24"/>
          <w:lang w:val="en-GB"/>
        </w:rPr>
        <w:t>grupa</w:t>
      </w:r>
      <w:proofErr w:type="spellEnd"/>
      <w:r w:rsidRPr="003C60D2">
        <w:rPr>
          <w:rFonts w:ascii="Times New Roman" w:hAnsi="Times New Roman" w:cs="Times New Roman"/>
          <w:sz w:val="24"/>
          <w:szCs w:val="24"/>
          <w:lang w:val="en-GB"/>
        </w:rPr>
        <w:t>(</w:t>
      </w:r>
      <w:proofErr w:type="spellStart"/>
      <w:r w:rsidRPr="003C60D2">
        <w:rPr>
          <w:rFonts w:ascii="Times New Roman" w:hAnsi="Times New Roman" w:cs="Times New Roman"/>
          <w:sz w:val="24"/>
          <w:szCs w:val="24"/>
          <w:lang w:val="en-GB"/>
        </w:rPr>
        <w:t>id_grupa</w:t>
      </w:r>
      <w:proofErr w:type="spellEnd"/>
      <w:r w:rsidRPr="003C60D2">
        <w:rPr>
          <w:rFonts w:ascii="Times New Roman" w:hAnsi="Times New Roman" w:cs="Times New Roman"/>
          <w:sz w:val="24"/>
          <w:szCs w:val="24"/>
          <w:lang w:val="en-GB"/>
        </w:rPr>
        <w:t>) on delete cascade,</w:t>
      </w:r>
    </w:p>
    <w:p w14:paraId="646B68F0"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r w:rsidRPr="003C60D2">
        <w:rPr>
          <w:rFonts w:ascii="Times New Roman" w:hAnsi="Times New Roman" w:cs="Times New Roman"/>
          <w:sz w:val="24"/>
          <w:szCs w:val="24"/>
          <w:lang w:val="en-GB"/>
        </w:rPr>
        <w:t xml:space="preserve">constraint </w:t>
      </w:r>
      <w:proofErr w:type="spellStart"/>
      <w:r w:rsidRPr="003C60D2">
        <w:rPr>
          <w:rFonts w:ascii="Times New Roman" w:hAnsi="Times New Roman" w:cs="Times New Roman"/>
          <w:sz w:val="24"/>
          <w:szCs w:val="24"/>
          <w:lang w:val="en-GB"/>
        </w:rPr>
        <w:t>fk_id_parinte</w:t>
      </w:r>
      <w:proofErr w:type="spellEnd"/>
      <w:r w:rsidRPr="003C60D2">
        <w:rPr>
          <w:rFonts w:ascii="Times New Roman" w:hAnsi="Times New Roman" w:cs="Times New Roman"/>
          <w:sz w:val="24"/>
          <w:szCs w:val="24"/>
          <w:lang w:val="en-GB"/>
        </w:rPr>
        <w:t xml:space="preserve"> foreign key (</w:t>
      </w:r>
      <w:proofErr w:type="spellStart"/>
      <w:r w:rsidRPr="003C60D2">
        <w:rPr>
          <w:rFonts w:ascii="Times New Roman" w:hAnsi="Times New Roman" w:cs="Times New Roman"/>
          <w:sz w:val="24"/>
          <w:szCs w:val="24"/>
          <w:lang w:val="en-GB"/>
        </w:rPr>
        <w:t>id_parinte</w:t>
      </w:r>
      <w:proofErr w:type="spellEnd"/>
      <w:r w:rsidRPr="003C60D2">
        <w:rPr>
          <w:rFonts w:ascii="Times New Roman" w:hAnsi="Times New Roman" w:cs="Times New Roman"/>
          <w:sz w:val="24"/>
          <w:szCs w:val="24"/>
          <w:lang w:val="en-GB"/>
        </w:rPr>
        <w:t xml:space="preserve">) references </w:t>
      </w:r>
      <w:proofErr w:type="spellStart"/>
      <w:r w:rsidRPr="003C60D2">
        <w:rPr>
          <w:rFonts w:ascii="Times New Roman" w:hAnsi="Times New Roman" w:cs="Times New Roman"/>
          <w:sz w:val="24"/>
          <w:szCs w:val="24"/>
          <w:lang w:val="en-GB"/>
        </w:rPr>
        <w:t>parinte</w:t>
      </w:r>
      <w:proofErr w:type="spellEnd"/>
      <w:r w:rsidRPr="003C60D2">
        <w:rPr>
          <w:rFonts w:ascii="Times New Roman" w:hAnsi="Times New Roman" w:cs="Times New Roman"/>
          <w:sz w:val="24"/>
          <w:szCs w:val="24"/>
          <w:lang w:val="en-GB"/>
        </w:rPr>
        <w:t>(</w:t>
      </w:r>
      <w:proofErr w:type="spellStart"/>
      <w:r w:rsidRPr="003C60D2">
        <w:rPr>
          <w:rFonts w:ascii="Times New Roman" w:hAnsi="Times New Roman" w:cs="Times New Roman"/>
          <w:sz w:val="24"/>
          <w:szCs w:val="24"/>
          <w:lang w:val="en-GB"/>
        </w:rPr>
        <w:t>id_parinte</w:t>
      </w:r>
      <w:proofErr w:type="spellEnd"/>
      <w:r w:rsidRPr="003C60D2">
        <w:rPr>
          <w:rFonts w:ascii="Times New Roman" w:hAnsi="Times New Roman" w:cs="Times New Roman"/>
          <w:sz w:val="24"/>
          <w:szCs w:val="24"/>
          <w:lang w:val="en-GB"/>
        </w:rPr>
        <w:t>) on delete cascade</w:t>
      </w:r>
    </w:p>
    <w:p w14:paraId="07A59C41" w14:textId="77777777" w:rsidR="00D939E3" w:rsidRPr="003C60D2" w:rsidRDefault="00D939E3" w:rsidP="00D939E3">
      <w:pPr>
        <w:pStyle w:val="NoSpacing"/>
        <w:spacing w:line="276" w:lineRule="auto"/>
        <w:jc w:val="both"/>
        <w:rPr>
          <w:rFonts w:ascii="Times New Roman" w:hAnsi="Times New Roman" w:cs="Times New Roman"/>
          <w:sz w:val="24"/>
          <w:szCs w:val="24"/>
          <w:lang w:val="en-GB"/>
        </w:rPr>
      </w:pPr>
      <w:r w:rsidRPr="003C60D2">
        <w:rPr>
          <w:rFonts w:ascii="Times New Roman" w:hAnsi="Times New Roman" w:cs="Times New Roman"/>
          <w:sz w:val="24"/>
          <w:szCs w:val="24"/>
          <w:lang w:val="en-GB"/>
        </w:rPr>
        <w:t>);</w:t>
      </w:r>
    </w:p>
    <w:p w14:paraId="77680DA7" w14:textId="00347EEB" w:rsidR="00D939E3" w:rsidRDefault="00D939E3" w:rsidP="00D939E3">
      <w:pPr>
        <w:pStyle w:val="NoSpacing"/>
        <w:tabs>
          <w:tab w:val="left" w:pos="1092"/>
        </w:tabs>
        <w:spacing w:line="276" w:lineRule="auto"/>
        <w:jc w:val="both"/>
        <w:rPr>
          <w:rFonts w:ascii="Times New Roman" w:hAnsi="Times New Roman" w:cs="Times New Roman"/>
          <w:sz w:val="28"/>
          <w:szCs w:val="28"/>
          <w:lang w:val="en-GB"/>
        </w:rPr>
      </w:pPr>
      <w:r w:rsidRPr="003C60D2">
        <w:rPr>
          <w:rFonts w:ascii="Times New Roman" w:hAnsi="Times New Roman" w:cs="Times New Roman"/>
          <w:noProof/>
          <w:sz w:val="28"/>
          <w:szCs w:val="28"/>
          <w:lang w:val="en-GB"/>
        </w:rPr>
        <w:lastRenderedPageBreak/>
        <w:drawing>
          <wp:inline distT="0" distB="0" distL="0" distR="0" wp14:anchorId="391931A1" wp14:editId="1691B426">
            <wp:extent cx="5836920" cy="2792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6920" cy="2792095"/>
                    </a:xfrm>
                    <a:prstGeom prst="rect">
                      <a:avLst/>
                    </a:prstGeom>
                  </pic:spPr>
                </pic:pic>
              </a:graphicData>
            </a:graphic>
          </wp:inline>
        </w:drawing>
      </w:r>
    </w:p>
    <w:p w14:paraId="6DE0A7AA" w14:textId="77777777" w:rsidR="00D939E3" w:rsidRDefault="00D939E3" w:rsidP="00D939E3">
      <w:pPr>
        <w:tabs>
          <w:tab w:val="left" w:pos="1164"/>
        </w:tabs>
        <w:rPr>
          <w:rFonts w:cs="Times New Roman"/>
          <w:sz w:val="28"/>
          <w:szCs w:val="28"/>
          <w:lang w:val="en-GB"/>
        </w:rPr>
      </w:pPr>
    </w:p>
    <w:p w14:paraId="35E684C9" w14:textId="77777777" w:rsidR="00014628" w:rsidRDefault="00014628" w:rsidP="00D939E3">
      <w:pPr>
        <w:tabs>
          <w:tab w:val="left" w:pos="1164"/>
        </w:tabs>
        <w:rPr>
          <w:rFonts w:cs="Times New Roman"/>
          <w:b/>
          <w:bCs/>
          <w:sz w:val="28"/>
          <w:szCs w:val="28"/>
          <w:lang w:val="en-GB"/>
        </w:rPr>
      </w:pPr>
    </w:p>
    <w:p w14:paraId="57C96891" w14:textId="77777777" w:rsidR="00014628" w:rsidRDefault="00014628" w:rsidP="00D939E3">
      <w:pPr>
        <w:tabs>
          <w:tab w:val="left" w:pos="1164"/>
        </w:tabs>
        <w:rPr>
          <w:rFonts w:cs="Times New Roman"/>
          <w:b/>
          <w:bCs/>
          <w:sz w:val="28"/>
          <w:szCs w:val="28"/>
          <w:lang w:val="en-GB"/>
        </w:rPr>
      </w:pPr>
    </w:p>
    <w:p w14:paraId="5E8D2974" w14:textId="6780EB22" w:rsidR="00D939E3" w:rsidRPr="003C60D2" w:rsidRDefault="00D939E3" w:rsidP="00D939E3">
      <w:pPr>
        <w:tabs>
          <w:tab w:val="left" w:pos="1164"/>
        </w:tabs>
        <w:rPr>
          <w:b/>
          <w:bCs/>
          <w:sz w:val="28"/>
          <w:szCs w:val="28"/>
        </w:rPr>
      </w:pPr>
      <w:r w:rsidRPr="003C60D2">
        <w:rPr>
          <w:rFonts w:cs="Times New Roman"/>
          <w:b/>
          <w:bCs/>
          <w:sz w:val="28"/>
          <w:szCs w:val="28"/>
          <w:lang w:val="en-GB"/>
        </w:rPr>
        <w:t>4.</w:t>
      </w:r>
      <w:r w:rsidRPr="003C60D2">
        <w:rPr>
          <w:b/>
          <w:bCs/>
          <w:sz w:val="28"/>
          <w:szCs w:val="28"/>
        </w:rPr>
        <w:t xml:space="preserve"> Grupa</w:t>
      </w:r>
    </w:p>
    <w:p w14:paraId="687C3B5A" w14:textId="77777777" w:rsidR="00D939E3" w:rsidRPr="003C60D2" w:rsidRDefault="00D939E3" w:rsidP="00D939E3">
      <w:pPr>
        <w:tabs>
          <w:tab w:val="left" w:pos="1164"/>
        </w:tabs>
        <w:rPr>
          <w:rFonts w:ascii="Times New Roman" w:hAnsi="Times New Roman" w:cs="Times New Roman"/>
          <w:sz w:val="24"/>
          <w:szCs w:val="24"/>
          <w:lang w:val="en-GB"/>
        </w:rPr>
      </w:pPr>
      <w:r w:rsidRPr="003C60D2">
        <w:rPr>
          <w:rFonts w:ascii="Times New Roman" w:hAnsi="Times New Roman" w:cs="Times New Roman"/>
          <w:sz w:val="24"/>
          <w:szCs w:val="24"/>
          <w:lang w:val="en-GB"/>
        </w:rPr>
        <w:t xml:space="preserve">create table </w:t>
      </w:r>
      <w:proofErr w:type="spellStart"/>
      <w:proofErr w:type="gramStart"/>
      <w:r w:rsidRPr="003C60D2">
        <w:rPr>
          <w:rFonts w:ascii="Times New Roman" w:hAnsi="Times New Roman" w:cs="Times New Roman"/>
          <w:sz w:val="24"/>
          <w:szCs w:val="24"/>
          <w:lang w:val="en-GB"/>
        </w:rPr>
        <w:t>grupa</w:t>
      </w:r>
      <w:proofErr w:type="spellEnd"/>
      <w:r w:rsidRPr="003C60D2">
        <w:rPr>
          <w:rFonts w:ascii="Times New Roman" w:hAnsi="Times New Roman" w:cs="Times New Roman"/>
          <w:sz w:val="24"/>
          <w:szCs w:val="24"/>
          <w:lang w:val="en-GB"/>
        </w:rPr>
        <w:t>(</w:t>
      </w:r>
      <w:proofErr w:type="gramEnd"/>
    </w:p>
    <w:p w14:paraId="00FDE156" w14:textId="77777777" w:rsidR="00D939E3" w:rsidRPr="003C60D2" w:rsidRDefault="00D939E3" w:rsidP="00D939E3">
      <w:pPr>
        <w:tabs>
          <w:tab w:val="left" w:pos="1164"/>
        </w:tabs>
        <w:rPr>
          <w:rFonts w:ascii="Times New Roman" w:hAnsi="Times New Roman" w:cs="Times New Roman"/>
          <w:sz w:val="24"/>
          <w:szCs w:val="24"/>
          <w:lang w:val="en-GB"/>
        </w:rPr>
      </w:pPr>
      <w:proofErr w:type="spellStart"/>
      <w:r w:rsidRPr="003C60D2">
        <w:rPr>
          <w:rFonts w:ascii="Times New Roman" w:hAnsi="Times New Roman" w:cs="Times New Roman"/>
          <w:sz w:val="24"/>
          <w:szCs w:val="24"/>
          <w:lang w:val="en-GB"/>
        </w:rPr>
        <w:t>id_grupa</w:t>
      </w:r>
      <w:proofErr w:type="spellEnd"/>
      <w:r w:rsidRPr="003C60D2">
        <w:rPr>
          <w:rFonts w:ascii="Times New Roman" w:hAnsi="Times New Roman" w:cs="Times New Roman"/>
          <w:sz w:val="24"/>
          <w:szCs w:val="24"/>
          <w:lang w:val="en-GB"/>
        </w:rPr>
        <w:t xml:space="preserve"> number constraint </w:t>
      </w:r>
      <w:proofErr w:type="spellStart"/>
      <w:r w:rsidRPr="003C60D2">
        <w:rPr>
          <w:rFonts w:ascii="Times New Roman" w:hAnsi="Times New Roman" w:cs="Times New Roman"/>
          <w:sz w:val="24"/>
          <w:szCs w:val="24"/>
          <w:lang w:val="en-GB"/>
        </w:rPr>
        <w:t>pk_grupa</w:t>
      </w:r>
      <w:proofErr w:type="spellEnd"/>
      <w:r w:rsidRPr="003C60D2">
        <w:rPr>
          <w:rFonts w:ascii="Times New Roman" w:hAnsi="Times New Roman" w:cs="Times New Roman"/>
          <w:sz w:val="24"/>
          <w:szCs w:val="24"/>
          <w:lang w:val="en-GB"/>
        </w:rPr>
        <w:t xml:space="preserve"> primary key,</w:t>
      </w:r>
    </w:p>
    <w:p w14:paraId="26BA5A77" w14:textId="77777777" w:rsidR="00D939E3" w:rsidRPr="003C60D2" w:rsidRDefault="00D939E3" w:rsidP="00D939E3">
      <w:pPr>
        <w:tabs>
          <w:tab w:val="left" w:pos="1164"/>
        </w:tabs>
        <w:rPr>
          <w:rFonts w:ascii="Times New Roman" w:hAnsi="Times New Roman" w:cs="Times New Roman"/>
          <w:sz w:val="24"/>
          <w:szCs w:val="24"/>
          <w:lang w:val="en-GB"/>
        </w:rPr>
      </w:pPr>
      <w:proofErr w:type="spellStart"/>
      <w:r w:rsidRPr="003C60D2">
        <w:rPr>
          <w:rFonts w:ascii="Times New Roman" w:hAnsi="Times New Roman" w:cs="Times New Roman"/>
          <w:sz w:val="24"/>
          <w:szCs w:val="24"/>
          <w:lang w:val="en-GB"/>
        </w:rPr>
        <w:t>nume_grupa</w:t>
      </w:r>
      <w:proofErr w:type="spellEnd"/>
      <w:r w:rsidRPr="003C60D2">
        <w:rPr>
          <w:rFonts w:ascii="Times New Roman" w:hAnsi="Times New Roman" w:cs="Times New Roman"/>
          <w:sz w:val="24"/>
          <w:szCs w:val="24"/>
          <w:lang w:val="en-GB"/>
        </w:rPr>
        <w:t xml:space="preserve"> </w:t>
      </w:r>
      <w:proofErr w:type="gramStart"/>
      <w:r w:rsidRPr="003C60D2">
        <w:rPr>
          <w:rFonts w:ascii="Times New Roman" w:hAnsi="Times New Roman" w:cs="Times New Roman"/>
          <w:sz w:val="24"/>
          <w:szCs w:val="24"/>
          <w:lang w:val="en-GB"/>
        </w:rPr>
        <w:t>varchar(</w:t>
      </w:r>
      <w:proofErr w:type="gramEnd"/>
      <w:r w:rsidRPr="003C60D2">
        <w:rPr>
          <w:rFonts w:ascii="Times New Roman" w:hAnsi="Times New Roman" w:cs="Times New Roman"/>
          <w:sz w:val="24"/>
          <w:szCs w:val="24"/>
          <w:lang w:val="en-GB"/>
        </w:rPr>
        <w:t>30),</w:t>
      </w:r>
    </w:p>
    <w:p w14:paraId="562D3FE0" w14:textId="77777777" w:rsidR="00D939E3" w:rsidRPr="003C60D2" w:rsidRDefault="00D939E3" w:rsidP="00D939E3">
      <w:pPr>
        <w:tabs>
          <w:tab w:val="left" w:pos="1164"/>
        </w:tabs>
        <w:rPr>
          <w:rFonts w:ascii="Times New Roman" w:hAnsi="Times New Roman" w:cs="Times New Roman"/>
          <w:sz w:val="24"/>
          <w:szCs w:val="24"/>
          <w:lang w:val="en-GB"/>
        </w:rPr>
      </w:pPr>
      <w:proofErr w:type="spellStart"/>
      <w:r w:rsidRPr="003C60D2">
        <w:rPr>
          <w:rFonts w:ascii="Times New Roman" w:hAnsi="Times New Roman" w:cs="Times New Roman"/>
          <w:sz w:val="24"/>
          <w:szCs w:val="24"/>
          <w:lang w:val="en-GB"/>
        </w:rPr>
        <w:t>varsta_copi</w:t>
      </w:r>
      <w:proofErr w:type="spellEnd"/>
      <w:r w:rsidRPr="003C60D2">
        <w:rPr>
          <w:rFonts w:ascii="Times New Roman" w:hAnsi="Times New Roman" w:cs="Times New Roman"/>
          <w:sz w:val="24"/>
          <w:szCs w:val="24"/>
          <w:lang w:val="en-GB"/>
        </w:rPr>
        <w:t xml:space="preserve"> number,</w:t>
      </w:r>
    </w:p>
    <w:p w14:paraId="20F86602" w14:textId="77777777" w:rsidR="00D939E3" w:rsidRPr="003C60D2" w:rsidRDefault="00D939E3" w:rsidP="00D939E3">
      <w:pPr>
        <w:tabs>
          <w:tab w:val="left" w:pos="1164"/>
        </w:tabs>
        <w:rPr>
          <w:rFonts w:ascii="Times New Roman" w:hAnsi="Times New Roman" w:cs="Times New Roman"/>
          <w:sz w:val="24"/>
          <w:szCs w:val="24"/>
          <w:lang w:val="en-GB"/>
        </w:rPr>
      </w:pPr>
      <w:r w:rsidRPr="003C60D2">
        <w:rPr>
          <w:rFonts w:ascii="Times New Roman" w:hAnsi="Times New Roman" w:cs="Times New Roman"/>
          <w:sz w:val="24"/>
          <w:szCs w:val="24"/>
          <w:lang w:val="en-GB"/>
        </w:rPr>
        <w:t xml:space="preserve">capacitate </w:t>
      </w:r>
      <w:proofErr w:type="gramStart"/>
      <w:r w:rsidRPr="003C60D2">
        <w:rPr>
          <w:rFonts w:ascii="Times New Roman" w:hAnsi="Times New Roman" w:cs="Times New Roman"/>
          <w:sz w:val="24"/>
          <w:szCs w:val="24"/>
          <w:lang w:val="en-GB"/>
        </w:rPr>
        <w:t>number(</w:t>
      </w:r>
      <w:proofErr w:type="gramEnd"/>
      <w:r w:rsidRPr="003C60D2">
        <w:rPr>
          <w:rFonts w:ascii="Times New Roman" w:hAnsi="Times New Roman" w:cs="Times New Roman"/>
          <w:sz w:val="24"/>
          <w:szCs w:val="24"/>
          <w:lang w:val="en-GB"/>
        </w:rPr>
        <w:t>2) not null</w:t>
      </w:r>
    </w:p>
    <w:p w14:paraId="746E0CA0" w14:textId="77777777" w:rsidR="00D939E3" w:rsidRPr="003C60D2" w:rsidRDefault="00D939E3" w:rsidP="00D939E3">
      <w:pPr>
        <w:tabs>
          <w:tab w:val="left" w:pos="1164"/>
        </w:tabs>
        <w:rPr>
          <w:rFonts w:ascii="Times New Roman" w:hAnsi="Times New Roman" w:cs="Times New Roman"/>
          <w:sz w:val="24"/>
          <w:szCs w:val="24"/>
          <w:lang w:val="en-GB"/>
        </w:rPr>
      </w:pPr>
      <w:r w:rsidRPr="003C60D2">
        <w:rPr>
          <w:rFonts w:ascii="Times New Roman" w:hAnsi="Times New Roman" w:cs="Times New Roman"/>
          <w:sz w:val="24"/>
          <w:szCs w:val="24"/>
          <w:lang w:val="en-GB"/>
        </w:rPr>
        <w:t>);</w:t>
      </w:r>
    </w:p>
    <w:p w14:paraId="3CE75547" w14:textId="77777777" w:rsidR="00D939E3" w:rsidRPr="00412318" w:rsidRDefault="00D939E3" w:rsidP="00D939E3">
      <w:pPr>
        <w:tabs>
          <w:tab w:val="left" w:pos="1164"/>
        </w:tabs>
        <w:rPr>
          <w:rFonts w:ascii="Times New Roman" w:hAnsi="Times New Roman" w:cs="Times New Roman"/>
          <w:sz w:val="28"/>
          <w:szCs w:val="28"/>
          <w:lang w:val="en-GB"/>
        </w:rPr>
      </w:pPr>
      <w:r w:rsidRPr="003C60D2">
        <w:rPr>
          <w:rFonts w:ascii="Times New Roman" w:hAnsi="Times New Roman" w:cs="Times New Roman"/>
          <w:noProof/>
          <w:sz w:val="28"/>
          <w:szCs w:val="28"/>
          <w:lang w:val="en-GB"/>
        </w:rPr>
        <w:drawing>
          <wp:inline distT="0" distB="0" distL="0" distR="0" wp14:anchorId="6EB8D44B" wp14:editId="43B52DD1">
            <wp:extent cx="3596952" cy="232430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6952" cy="2324301"/>
                    </a:xfrm>
                    <a:prstGeom prst="rect">
                      <a:avLst/>
                    </a:prstGeom>
                  </pic:spPr>
                </pic:pic>
              </a:graphicData>
            </a:graphic>
          </wp:inline>
        </w:drawing>
      </w:r>
    </w:p>
    <w:p w14:paraId="11BF6813" w14:textId="77777777" w:rsidR="00D939E3" w:rsidRDefault="00D939E3" w:rsidP="00D939E3">
      <w:pPr>
        <w:rPr>
          <w:sz w:val="28"/>
          <w:szCs w:val="28"/>
          <w:lang w:val="en-GB"/>
        </w:rPr>
      </w:pPr>
    </w:p>
    <w:p w14:paraId="77086E3A" w14:textId="77777777" w:rsidR="00D939E3" w:rsidRDefault="00D939E3" w:rsidP="00D939E3">
      <w:pPr>
        <w:rPr>
          <w:sz w:val="28"/>
          <w:szCs w:val="28"/>
          <w:lang w:val="en-GB"/>
        </w:rPr>
      </w:pPr>
    </w:p>
    <w:p w14:paraId="1979924C" w14:textId="77777777" w:rsidR="00D939E3" w:rsidRDefault="00D939E3" w:rsidP="00D939E3">
      <w:pPr>
        <w:rPr>
          <w:sz w:val="28"/>
          <w:szCs w:val="28"/>
          <w:lang w:val="en-GB"/>
        </w:rPr>
      </w:pPr>
    </w:p>
    <w:p w14:paraId="67EE1E63" w14:textId="77777777" w:rsidR="00D939E3" w:rsidRDefault="00D939E3" w:rsidP="00D939E3">
      <w:pPr>
        <w:rPr>
          <w:sz w:val="28"/>
          <w:szCs w:val="28"/>
          <w:lang w:val="en-GB"/>
        </w:rPr>
      </w:pPr>
    </w:p>
    <w:p w14:paraId="575A78AA" w14:textId="77777777" w:rsidR="00D939E3" w:rsidRDefault="00D939E3" w:rsidP="00D939E3">
      <w:pPr>
        <w:rPr>
          <w:rFonts w:ascii="Times New Roman" w:hAnsi="Times New Roman" w:cs="Times New Roman"/>
          <w:sz w:val="24"/>
          <w:szCs w:val="24"/>
          <w:lang w:val="en-GB"/>
        </w:rPr>
      </w:pPr>
    </w:p>
    <w:p w14:paraId="0BF18C30" w14:textId="0DAE44F8" w:rsidR="00D939E3" w:rsidRPr="009F6E63" w:rsidRDefault="00A559E9" w:rsidP="00D939E3">
      <w:pPr>
        <w:rPr>
          <w:b/>
          <w:bCs/>
          <w:sz w:val="28"/>
          <w:szCs w:val="28"/>
          <w:lang w:val="en-GB"/>
        </w:rPr>
      </w:pPr>
      <w:r w:rsidRPr="009F6E63">
        <w:rPr>
          <w:b/>
          <w:bCs/>
          <w:sz w:val="28"/>
          <w:szCs w:val="28"/>
          <w:lang w:val="en-GB"/>
        </w:rPr>
        <w:t>5</w:t>
      </w:r>
      <w:r w:rsidR="00D939E3" w:rsidRPr="009F6E63">
        <w:rPr>
          <w:b/>
          <w:bCs/>
          <w:sz w:val="28"/>
          <w:szCs w:val="28"/>
          <w:lang w:val="en-GB"/>
        </w:rPr>
        <w:t>.Angajat</w:t>
      </w:r>
      <w:r w:rsidR="003803AA" w:rsidRPr="009F6E63">
        <w:rPr>
          <w:b/>
          <w:bCs/>
          <w:sz w:val="28"/>
          <w:szCs w:val="28"/>
          <w:lang w:val="en-GB"/>
        </w:rPr>
        <w:t>i</w:t>
      </w:r>
    </w:p>
    <w:p w14:paraId="4C9BBA78" w14:textId="77777777" w:rsidR="00D939E3" w:rsidRPr="00381E44" w:rsidRDefault="00D939E3" w:rsidP="00D939E3">
      <w:pPr>
        <w:rPr>
          <w:rFonts w:ascii="Times New Roman" w:hAnsi="Times New Roman" w:cs="Times New Roman"/>
          <w:sz w:val="24"/>
          <w:szCs w:val="24"/>
          <w:lang w:val="en-GB"/>
        </w:rPr>
      </w:pPr>
      <w:r w:rsidRPr="00381E44">
        <w:rPr>
          <w:rFonts w:ascii="Times New Roman" w:hAnsi="Times New Roman" w:cs="Times New Roman"/>
          <w:sz w:val="24"/>
          <w:szCs w:val="24"/>
          <w:lang w:val="en-GB"/>
        </w:rPr>
        <w:t xml:space="preserve">create table </w:t>
      </w:r>
      <w:proofErr w:type="spellStart"/>
      <w:proofErr w:type="gramStart"/>
      <w:r w:rsidRPr="00381E44">
        <w:rPr>
          <w:rFonts w:ascii="Times New Roman" w:hAnsi="Times New Roman" w:cs="Times New Roman"/>
          <w:sz w:val="24"/>
          <w:szCs w:val="24"/>
          <w:lang w:val="en-GB"/>
        </w:rPr>
        <w:t>angajati</w:t>
      </w:r>
      <w:proofErr w:type="spellEnd"/>
      <w:r w:rsidRPr="00381E44">
        <w:rPr>
          <w:rFonts w:ascii="Times New Roman" w:hAnsi="Times New Roman" w:cs="Times New Roman"/>
          <w:sz w:val="24"/>
          <w:szCs w:val="24"/>
          <w:lang w:val="en-GB"/>
        </w:rPr>
        <w:t>(</w:t>
      </w:r>
      <w:proofErr w:type="gramEnd"/>
    </w:p>
    <w:p w14:paraId="0D4D6DCE" w14:textId="77777777" w:rsidR="00D939E3" w:rsidRPr="00381E44" w:rsidRDefault="00D939E3" w:rsidP="00D939E3">
      <w:pPr>
        <w:rPr>
          <w:rFonts w:ascii="Times New Roman" w:hAnsi="Times New Roman" w:cs="Times New Roman"/>
          <w:sz w:val="24"/>
          <w:szCs w:val="24"/>
          <w:lang w:val="en-GB"/>
        </w:rPr>
      </w:pPr>
      <w:proofErr w:type="spellStart"/>
      <w:r w:rsidRPr="00381E44">
        <w:rPr>
          <w:rFonts w:ascii="Times New Roman" w:hAnsi="Times New Roman" w:cs="Times New Roman"/>
          <w:sz w:val="24"/>
          <w:szCs w:val="24"/>
          <w:lang w:val="en-GB"/>
        </w:rPr>
        <w:t>id_angajat</w:t>
      </w:r>
      <w:proofErr w:type="spellEnd"/>
      <w:r w:rsidRPr="00381E44">
        <w:rPr>
          <w:rFonts w:ascii="Times New Roman" w:hAnsi="Times New Roman" w:cs="Times New Roman"/>
          <w:sz w:val="24"/>
          <w:szCs w:val="24"/>
          <w:lang w:val="en-GB"/>
        </w:rPr>
        <w:t xml:space="preserve"> </w:t>
      </w:r>
      <w:proofErr w:type="gramStart"/>
      <w:r w:rsidRPr="00381E44">
        <w:rPr>
          <w:rFonts w:ascii="Times New Roman" w:hAnsi="Times New Roman" w:cs="Times New Roman"/>
          <w:sz w:val="24"/>
          <w:szCs w:val="24"/>
          <w:lang w:val="en-GB"/>
        </w:rPr>
        <w:t>number(</w:t>
      </w:r>
      <w:proofErr w:type="gramEnd"/>
      <w:r w:rsidRPr="00381E44">
        <w:rPr>
          <w:rFonts w:ascii="Times New Roman" w:hAnsi="Times New Roman" w:cs="Times New Roman"/>
          <w:sz w:val="24"/>
          <w:szCs w:val="24"/>
          <w:lang w:val="en-GB"/>
        </w:rPr>
        <w:t xml:space="preserve">5) CONSTRAINT </w:t>
      </w:r>
      <w:proofErr w:type="spellStart"/>
      <w:r w:rsidRPr="00381E44">
        <w:rPr>
          <w:rFonts w:ascii="Times New Roman" w:hAnsi="Times New Roman" w:cs="Times New Roman"/>
          <w:sz w:val="24"/>
          <w:szCs w:val="24"/>
          <w:lang w:val="en-GB"/>
        </w:rPr>
        <w:t>pk_professor</w:t>
      </w:r>
      <w:proofErr w:type="spellEnd"/>
      <w:r w:rsidRPr="00381E44">
        <w:rPr>
          <w:rFonts w:ascii="Times New Roman" w:hAnsi="Times New Roman" w:cs="Times New Roman"/>
          <w:sz w:val="24"/>
          <w:szCs w:val="24"/>
          <w:lang w:val="en-GB"/>
        </w:rPr>
        <w:t xml:space="preserve"> primary key,</w:t>
      </w:r>
    </w:p>
    <w:p w14:paraId="6E7A3400" w14:textId="77777777" w:rsidR="00D939E3" w:rsidRPr="00381E44" w:rsidRDefault="00D939E3" w:rsidP="00D939E3">
      <w:pPr>
        <w:rPr>
          <w:rFonts w:ascii="Times New Roman" w:hAnsi="Times New Roman" w:cs="Times New Roman"/>
          <w:sz w:val="24"/>
          <w:szCs w:val="24"/>
          <w:lang w:val="en-GB"/>
        </w:rPr>
      </w:pPr>
      <w:proofErr w:type="spellStart"/>
      <w:r w:rsidRPr="00381E44">
        <w:rPr>
          <w:rFonts w:ascii="Times New Roman" w:hAnsi="Times New Roman" w:cs="Times New Roman"/>
          <w:sz w:val="24"/>
          <w:szCs w:val="24"/>
          <w:lang w:val="en-GB"/>
        </w:rPr>
        <w:t>nume</w:t>
      </w:r>
      <w:proofErr w:type="spellEnd"/>
      <w:r w:rsidRPr="00381E44">
        <w:rPr>
          <w:rFonts w:ascii="Times New Roman" w:hAnsi="Times New Roman" w:cs="Times New Roman"/>
          <w:sz w:val="24"/>
          <w:szCs w:val="24"/>
          <w:lang w:val="en-GB"/>
        </w:rPr>
        <w:t xml:space="preserve"> </w:t>
      </w:r>
      <w:proofErr w:type="gramStart"/>
      <w:r w:rsidRPr="00381E44">
        <w:rPr>
          <w:rFonts w:ascii="Times New Roman" w:hAnsi="Times New Roman" w:cs="Times New Roman"/>
          <w:sz w:val="24"/>
          <w:szCs w:val="24"/>
          <w:lang w:val="en-GB"/>
        </w:rPr>
        <w:t>varchar(</w:t>
      </w:r>
      <w:proofErr w:type="gramEnd"/>
      <w:r w:rsidRPr="00381E44">
        <w:rPr>
          <w:rFonts w:ascii="Times New Roman" w:hAnsi="Times New Roman" w:cs="Times New Roman"/>
          <w:sz w:val="24"/>
          <w:szCs w:val="24"/>
          <w:lang w:val="en-GB"/>
        </w:rPr>
        <w:t>30),</w:t>
      </w:r>
    </w:p>
    <w:p w14:paraId="6129DEBB" w14:textId="77777777" w:rsidR="00D939E3" w:rsidRPr="00381E44" w:rsidRDefault="00D939E3" w:rsidP="00D939E3">
      <w:pPr>
        <w:rPr>
          <w:rFonts w:ascii="Times New Roman" w:hAnsi="Times New Roman" w:cs="Times New Roman"/>
          <w:sz w:val="24"/>
          <w:szCs w:val="24"/>
          <w:lang w:val="en-GB"/>
        </w:rPr>
      </w:pPr>
      <w:proofErr w:type="spellStart"/>
      <w:r w:rsidRPr="00381E44">
        <w:rPr>
          <w:rFonts w:ascii="Times New Roman" w:hAnsi="Times New Roman" w:cs="Times New Roman"/>
          <w:sz w:val="24"/>
          <w:szCs w:val="24"/>
          <w:lang w:val="en-GB"/>
        </w:rPr>
        <w:t>prenume</w:t>
      </w:r>
      <w:proofErr w:type="spellEnd"/>
      <w:r w:rsidRPr="00381E44">
        <w:rPr>
          <w:rFonts w:ascii="Times New Roman" w:hAnsi="Times New Roman" w:cs="Times New Roman"/>
          <w:sz w:val="24"/>
          <w:szCs w:val="24"/>
          <w:lang w:val="en-GB"/>
        </w:rPr>
        <w:t xml:space="preserve"> </w:t>
      </w:r>
      <w:proofErr w:type="gramStart"/>
      <w:r w:rsidRPr="00381E44">
        <w:rPr>
          <w:rFonts w:ascii="Times New Roman" w:hAnsi="Times New Roman" w:cs="Times New Roman"/>
          <w:sz w:val="24"/>
          <w:szCs w:val="24"/>
          <w:lang w:val="en-GB"/>
        </w:rPr>
        <w:t>varchar(</w:t>
      </w:r>
      <w:proofErr w:type="gramEnd"/>
      <w:r w:rsidRPr="00381E44">
        <w:rPr>
          <w:rFonts w:ascii="Times New Roman" w:hAnsi="Times New Roman" w:cs="Times New Roman"/>
          <w:sz w:val="24"/>
          <w:szCs w:val="24"/>
          <w:lang w:val="en-GB"/>
        </w:rPr>
        <w:t>30),</w:t>
      </w:r>
    </w:p>
    <w:p w14:paraId="1E529A28" w14:textId="77777777" w:rsidR="00D939E3" w:rsidRPr="00381E44" w:rsidRDefault="00D939E3" w:rsidP="00D939E3">
      <w:pPr>
        <w:rPr>
          <w:rFonts w:ascii="Times New Roman" w:hAnsi="Times New Roman" w:cs="Times New Roman"/>
          <w:sz w:val="24"/>
          <w:szCs w:val="24"/>
          <w:lang w:val="en-GB"/>
        </w:rPr>
      </w:pPr>
      <w:r w:rsidRPr="00381E44">
        <w:rPr>
          <w:rFonts w:ascii="Times New Roman" w:hAnsi="Times New Roman" w:cs="Times New Roman"/>
          <w:sz w:val="24"/>
          <w:szCs w:val="24"/>
          <w:lang w:val="en-GB"/>
        </w:rPr>
        <w:t xml:space="preserve">mail </w:t>
      </w:r>
      <w:proofErr w:type="gramStart"/>
      <w:r w:rsidRPr="00381E44">
        <w:rPr>
          <w:rFonts w:ascii="Times New Roman" w:hAnsi="Times New Roman" w:cs="Times New Roman"/>
          <w:sz w:val="24"/>
          <w:szCs w:val="24"/>
          <w:lang w:val="en-GB"/>
        </w:rPr>
        <w:t>varchar(</w:t>
      </w:r>
      <w:proofErr w:type="gramEnd"/>
      <w:r w:rsidRPr="00381E44">
        <w:rPr>
          <w:rFonts w:ascii="Times New Roman" w:hAnsi="Times New Roman" w:cs="Times New Roman"/>
          <w:sz w:val="24"/>
          <w:szCs w:val="24"/>
          <w:lang w:val="en-GB"/>
        </w:rPr>
        <w:t>30) not null,</w:t>
      </w:r>
    </w:p>
    <w:p w14:paraId="61F0AB6C" w14:textId="74C00B9F" w:rsidR="00D939E3" w:rsidRDefault="00D939E3" w:rsidP="00D939E3">
      <w:pPr>
        <w:rPr>
          <w:rFonts w:ascii="Times New Roman" w:hAnsi="Times New Roman" w:cs="Times New Roman"/>
          <w:sz w:val="24"/>
          <w:szCs w:val="24"/>
          <w:lang w:val="en-GB"/>
        </w:rPr>
      </w:pPr>
      <w:proofErr w:type="spellStart"/>
      <w:r w:rsidRPr="00381E44">
        <w:rPr>
          <w:rFonts w:ascii="Times New Roman" w:hAnsi="Times New Roman" w:cs="Times New Roman"/>
          <w:sz w:val="24"/>
          <w:szCs w:val="24"/>
          <w:lang w:val="en-GB"/>
        </w:rPr>
        <w:t>telefone</w:t>
      </w:r>
      <w:proofErr w:type="spellEnd"/>
      <w:r w:rsidRPr="00381E44">
        <w:rPr>
          <w:rFonts w:ascii="Times New Roman" w:hAnsi="Times New Roman" w:cs="Times New Roman"/>
          <w:sz w:val="24"/>
          <w:szCs w:val="24"/>
          <w:lang w:val="en-GB"/>
        </w:rPr>
        <w:t xml:space="preserve"> </w:t>
      </w:r>
      <w:proofErr w:type="gramStart"/>
      <w:r w:rsidRPr="00381E44">
        <w:rPr>
          <w:rFonts w:ascii="Times New Roman" w:hAnsi="Times New Roman" w:cs="Times New Roman"/>
          <w:sz w:val="24"/>
          <w:szCs w:val="24"/>
          <w:lang w:val="en-GB"/>
        </w:rPr>
        <w:t>number(</w:t>
      </w:r>
      <w:proofErr w:type="gramEnd"/>
      <w:r w:rsidRPr="00381E44">
        <w:rPr>
          <w:rFonts w:ascii="Times New Roman" w:hAnsi="Times New Roman" w:cs="Times New Roman"/>
          <w:sz w:val="24"/>
          <w:szCs w:val="24"/>
          <w:lang w:val="en-GB"/>
        </w:rPr>
        <w:t>10) not null,</w:t>
      </w:r>
    </w:p>
    <w:p w14:paraId="068AD631" w14:textId="38FD70FF" w:rsidR="0048097C" w:rsidRPr="00381E44" w:rsidRDefault="0048097C" w:rsidP="00D939E3">
      <w:pPr>
        <w:rPr>
          <w:rFonts w:ascii="Times New Roman" w:hAnsi="Times New Roman" w:cs="Times New Roman"/>
          <w:sz w:val="24"/>
          <w:szCs w:val="24"/>
          <w:lang w:val="en-GB"/>
        </w:rPr>
      </w:pPr>
      <w:proofErr w:type="spellStart"/>
      <w:r>
        <w:rPr>
          <w:rFonts w:ascii="Times New Roman" w:hAnsi="Times New Roman" w:cs="Times New Roman"/>
          <w:sz w:val="24"/>
          <w:szCs w:val="24"/>
          <w:lang w:val="en-GB"/>
        </w:rPr>
        <w:t>pozitia</w:t>
      </w:r>
      <w:proofErr w:type="spell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varchar(</w:t>
      </w:r>
      <w:proofErr w:type="gramEnd"/>
      <w:r>
        <w:rPr>
          <w:rFonts w:ascii="Times New Roman" w:hAnsi="Times New Roman" w:cs="Times New Roman"/>
          <w:sz w:val="24"/>
          <w:szCs w:val="24"/>
          <w:lang w:val="en-GB"/>
        </w:rPr>
        <w:t>30)</w:t>
      </w:r>
    </w:p>
    <w:p w14:paraId="7193BF9E" w14:textId="125C45EF" w:rsidR="00D939E3" w:rsidRDefault="00014628" w:rsidP="00D939E3">
      <w:pPr>
        <w:rPr>
          <w:sz w:val="28"/>
          <w:szCs w:val="28"/>
          <w:lang w:val="en-GB"/>
        </w:rPr>
      </w:pPr>
      <w:r w:rsidRPr="00014628">
        <w:rPr>
          <w:noProof/>
          <w:sz w:val="28"/>
          <w:szCs w:val="28"/>
          <w:lang w:val="en-GB"/>
        </w:rPr>
        <w:drawing>
          <wp:inline distT="0" distB="0" distL="0" distR="0" wp14:anchorId="78F394D9" wp14:editId="33A23D6C">
            <wp:extent cx="4557155" cy="298729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155" cy="2987299"/>
                    </a:xfrm>
                    <a:prstGeom prst="rect">
                      <a:avLst/>
                    </a:prstGeom>
                  </pic:spPr>
                </pic:pic>
              </a:graphicData>
            </a:graphic>
          </wp:inline>
        </w:drawing>
      </w:r>
    </w:p>
    <w:p w14:paraId="50BF5637" w14:textId="77777777" w:rsidR="008F1183" w:rsidRDefault="008F1183" w:rsidP="00D939E3">
      <w:pPr>
        <w:tabs>
          <w:tab w:val="left" w:pos="2076"/>
        </w:tabs>
        <w:rPr>
          <w:sz w:val="28"/>
          <w:szCs w:val="28"/>
          <w:lang w:val="en-GB"/>
        </w:rPr>
      </w:pPr>
    </w:p>
    <w:p w14:paraId="3BEA002D" w14:textId="34BE3D16" w:rsidR="00D939E3" w:rsidRPr="009F6E63" w:rsidRDefault="00A559E9" w:rsidP="00D939E3">
      <w:pPr>
        <w:tabs>
          <w:tab w:val="left" w:pos="2076"/>
        </w:tabs>
        <w:rPr>
          <w:b/>
          <w:bCs/>
          <w:sz w:val="28"/>
          <w:szCs w:val="28"/>
          <w:lang w:val="en-GB"/>
        </w:rPr>
      </w:pPr>
      <w:r w:rsidRPr="009F6E63">
        <w:rPr>
          <w:b/>
          <w:bCs/>
          <w:sz w:val="28"/>
          <w:szCs w:val="28"/>
          <w:lang w:val="en-GB"/>
        </w:rPr>
        <w:t>6</w:t>
      </w:r>
      <w:r w:rsidR="00D939E3" w:rsidRPr="009F6E63">
        <w:rPr>
          <w:b/>
          <w:bCs/>
          <w:sz w:val="28"/>
          <w:szCs w:val="28"/>
          <w:lang w:val="en-GB"/>
        </w:rPr>
        <w:t>.Subiect</w:t>
      </w:r>
    </w:p>
    <w:p w14:paraId="1B159E09" w14:textId="77777777" w:rsidR="00D939E3" w:rsidRPr="009C7A90" w:rsidRDefault="00D939E3" w:rsidP="00D939E3">
      <w:pPr>
        <w:tabs>
          <w:tab w:val="left" w:pos="2076"/>
        </w:tabs>
        <w:rPr>
          <w:rFonts w:ascii="Times New Roman" w:hAnsi="Times New Roman" w:cs="Times New Roman"/>
          <w:sz w:val="24"/>
          <w:szCs w:val="24"/>
          <w:lang w:val="en-GB"/>
        </w:rPr>
      </w:pPr>
      <w:r w:rsidRPr="009C7A90">
        <w:rPr>
          <w:rFonts w:ascii="Times New Roman" w:hAnsi="Times New Roman" w:cs="Times New Roman"/>
          <w:sz w:val="24"/>
          <w:szCs w:val="24"/>
          <w:lang w:val="en-GB"/>
        </w:rPr>
        <w:t xml:space="preserve">create table </w:t>
      </w:r>
      <w:proofErr w:type="spellStart"/>
      <w:proofErr w:type="gramStart"/>
      <w:r w:rsidRPr="009C7A90">
        <w:rPr>
          <w:rFonts w:ascii="Times New Roman" w:hAnsi="Times New Roman" w:cs="Times New Roman"/>
          <w:sz w:val="24"/>
          <w:szCs w:val="24"/>
          <w:lang w:val="en-GB"/>
        </w:rPr>
        <w:t>subiect</w:t>
      </w:r>
      <w:proofErr w:type="spellEnd"/>
      <w:r w:rsidRPr="009C7A90">
        <w:rPr>
          <w:rFonts w:ascii="Times New Roman" w:hAnsi="Times New Roman" w:cs="Times New Roman"/>
          <w:sz w:val="24"/>
          <w:szCs w:val="24"/>
          <w:lang w:val="en-GB"/>
        </w:rPr>
        <w:t>(</w:t>
      </w:r>
      <w:proofErr w:type="gramEnd"/>
    </w:p>
    <w:p w14:paraId="275C7106" w14:textId="77777777" w:rsidR="00D939E3" w:rsidRPr="009C7A90" w:rsidRDefault="00D939E3" w:rsidP="00D939E3">
      <w:pPr>
        <w:tabs>
          <w:tab w:val="left" w:pos="2076"/>
        </w:tabs>
        <w:rPr>
          <w:rFonts w:ascii="Times New Roman" w:hAnsi="Times New Roman" w:cs="Times New Roman"/>
          <w:sz w:val="24"/>
          <w:szCs w:val="24"/>
          <w:lang w:val="en-GB"/>
        </w:rPr>
      </w:pPr>
      <w:proofErr w:type="spellStart"/>
      <w:r w:rsidRPr="009C7A90">
        <w:rPr>
          <w:rFonts w:ascii="Times New Roman" w:hAnsi="Times New Roman" w:cs="Times New Roman"/>
          <w:sz w:val="24"/>
          <w:szCs w:val="24"/>
          <w:lang w:val="en-GB"/>
        </w:rPr>
        <w:t>subiect_id</w:t>
      </w:r>
      <w:proofErr w:type="spellEnd"/>
      <w:r w:rsidRPr="009C7A90">
        <w:rPr>
          <w:rFonts w:ascii="Times New Roman" w:hAnsi="Times New Roman" w:cs="Times New Roman"/>
          <w:sz w:val="24"/>
          <w:szCs w:val="24"/>
          <w:lang w:val="en-GB"/>
        </w:rPr>
        <w:t xml:space="preserve"> </w:t>
      </w:r>
      <w:proofErr w:type="gramStart"/>
      <w:r w:rsidRPr="009C7A90">
        <w:rPr>
          <w:rFonts w:ascii="Times New Roman" w:hAnsi="Times New Roman" w:cs="Times New Roman"/>
          <w:sz w:val="24"/>
          <w:szCs w:val="24"/>
          <w:lang w:val="en-GB"/>
        </w:rPr>
        <w:t>number(</w:t>
      </w:r>
      <w:proofErr w:type="gramEnd"/>
      <w:r w:rsidRPr="009C7A90">
        <w:rPr>
          <w:rFonts w:ascii="Times New Roman" w:hAnsi="Times New Roman" w:cs="Times New Roman"/>
          <w:sz w:val="24"/>
          <w:szCs w:val="24"/>
          <w:lang w:val="en-GB"/>
        </w:rPr>
        <w:t xml:space="preserve">5) constraint </w:t>
      </w:r>
      <w:proofErr w:type="spellStart"/>
      <w:r w:rsidRPr="009C7A90">
        <w:rPr>
          <w:rFonts w:ascii="Times New Roman" w:hAnsi="Times New Roman" w:cs="Times New Roman"/>
          <w:sz w:val="24"/>
          <w:szCs w:val="24"/>
          <w:lang w:val="en-GB"/>
        </w:rPr>
        <w:t>pk_subiect</w:t>
      </w:r>
      <w:proofErr w:type="spellEnd"/>
      <w:r w:rsidRPr="009C7A90">
        <w:rPr>
          <w:rFonts w:ascii="Times New Roman" w:hAnsi="Times New Roman" w:cs="Times New Roman"/>
          <w:sz w:val="24"/>
          <w:szCs w:val="24"/>
          <w:lang w:val="en-GB"/>
        </w:rPr>
        <w:t xml:space="preserve"> primary key,</w:t>
      </w:r>
    </w:p>
    <w:p w14:paraId="2068BE09" w14:textId="77777777" w:rsidR="00D939E3" w:rsidRPr="009C7A90" w:rsidRDefault="00D939E3" w:rsidP="00D939E3">
      <w:pPr>
        <w:tabs>
          <w:tab w:val="left" w:pos="2076"/>
        </w:tabs>
        <w:rPr>
          <w:rFonts w:ascii="Times New Roman" w:hAnsi="Times New Roman" w:cs="Times New Roman"/>
          <w:sz w:val="24"/>
          <w:szCs w:val="24"/>
          <w:lang w:val="en-GB"/>
        </w:rPr>
      </w:pPr>
      <w:proofErr w:type="spellStart"/>
      <w:r w:rsidRPr="009C7A90">
        <w:rPr>
          <w:rFonts w:ascii="Times New Roman" w:hAnsi="Times New Roman" w:cs="Times New Roman"/>
          <w:sz w:val="24"/>
          <w:szCs w:val="24"/>
          <w:lang w:val="en-GB"/>
        </w:rPr>
        <w:t>nume</w:t>
      </w:r>
      <w:proofErr w:type="spellEnd"/>
      <w:r w:rsidRPr="009C7A90">
        <w:rPr>
          <w:rFonts w:ascii="Times New Roman" w:hAnsi="Times New Roman" w:cs="Times New Roman"/>
          <w:sz w:val="24"/>
          <w:szCs w:val="24"/>
          <w:lang w:val="en-GB"/>
        </w:rPr>
        <w:t xml:space="preserve"> </w:t>
      </w:r>
      <w:proofErr w:type="gramStart"/>
      <w:r w:rsidRPr="009C7A90">
        <w:rPr>
          <w:rFonts w:ascii="Times New Roman" w:hAnsi="Times New Roman" w:cs="Times New Roman"/>
          <w:sz w:val="24"/>
          <w:szCs w:val="24"/>
          <w:lang w:val="en-GB"/>
        </w:rPr>
        <w:t>varchar(</w:t>
      </w:r>
      <w:proofErr w:type="gramEnd"/>
      <w:r w:rsidRPr="009C7A90">
        <w:rPr>
          <w:rFonts w:ascii="Times New Roman" w:hAnsi="Times New Roman" w:cs="Times New Roman"/>
          <w:sz w:val="24"/>
          <w:szCs w:val="24"/>
          <w:lang w:val="en-GB"/>
        </w:rPr>
        <w:t>30) not null</w:t>
      </w:r>
    </w:p>
    <w:p w14:paraId="10327CAC" w14:textId="575B4BB4" w:rsidR="00D939E3" w:rsidRDefault="00D939E3" w:rsidP="00D939E3">
      <w:pPr>
        <w:tabs>
          <w:tab w:val="left" w:pos="2076"/>
        </w:tabs>
        <w:rPr>
          <w:sz w:val="28"/>
          <w:szCs w:val="28"/>
          <w:lang w:val="en-GB"/>
        </w:rPr>
      </w:pPr>
      <w:r w:rsidRPr="009C7A90">
        <w:rPr>
          <w:rFonts w:ascii="Times New Roman" w:hAnsi="Times New Roman" w:cs="Times New Roman"/>
          <w:sz w:val="24"/>
          <w:szCs w:val="24"/>
          <w:lang w:val="en-GB"/>
        </w:rPr>
        <w:t>);</w:t>
      </w:r>
    </w:p>
    <w:p w14:paraId="7BE57C37" w14:textId="3B8BFCF9" w:rsidR="00D939E3" w:rsidRDefault="00631709" w:rsidP="00D939E3">
      <w:pPr>
        <w:tabs>
          <w:tab w:val="left" w:pos="2076"/>
        </w:tabs>
        <w:rPr>
          <w:sz w:val="28"/>
          <w:szCs w:val="28"/>
          <w:lang w:val="en-GB"/>
        </w:rPr>
      </w:pPr>
      <w:r w:rsidRPr="00631709">
        <w:rPr>
          <w:noProof/>
          <w:sz w:val="28"/>
          <w:szCs w:val="28"/>
          <w:lang w:val="en-GB"/>
        </w:rPr>
        <w:lastRenderedPageBreak/>
        <w:drawing>
          <wp:inline distT="0" distB="0" distL="0" distR="0" wp14:anchorId="0474B33A" wp14:editId="38B3389E">
            <wp:extent cx="5836920" cy="2460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6920" cy="2460625"/>
                    </a:xfrm>
                    <a:prstGeom prst="rect">
                      <a:avLst/>
                    </a:prstGeom>
                  </pic:spPr>
                </pic:pic>
              </a:graphicData>
            </a:graphic>
          </wp:inline>
        </w:drawing>
      </w:r>
    </w:p>
    <w:p w14:paraId="51B9933C" w14:textId="3CD9AD54" w:rsidR="00D939E3" w:rsidRPr="009F6E63" w:rsidRDefault="008F1183" w:rsidP="00D939E3">
      <w:pPr>
        <w:tabs>
          <w:tab w:val="left" w:pos="2076"/>
        </w:tabs>
        <w:rPr>
          <w:b/>
          <w:bCs/>
          <w:sz w:val="28"/>
          <w:szCs w:val="28"/>
          <w:lang w:val="en-GB"/>
        </w:rPr>
      </w:pPr>
      <w:r w:rsidRPr="009F6E63">
        <w:rPr>
          <w:b/>
          <w:bCs/>
          <w:sz w:val="28"/>
          <w:szCs w:val="28"/>
          <w:lang w:val="en-GB"/>
        </w:rPr>
        <w:t>7</w:t>
      </w:r>
      <w:r w:rsidR="00D939E3" w:rsidRPr="009F6E63">
        <w:rPr>
          <w:b/>
          <w:bCs/>
          <w:sz w:val="28"/>
          <w:szCs w:val="28"/>
          <w:lang w:val="en-GB"/>
        </w:rPr>
        <w:t>.Lectia</w:t>
      </w:r>
    </w:p>
    <w:p w14:paraId="57524F0B" w14:textId="77777777" w:rsidR="00D939E3" w:rsidRPr="003733CB" w:rsidRDefault="00D939E3" w:rsidP="00D939E3">
      <w:pPr>
        <w:tabs>
          <w:tab w:val="left" w:pos="2076"/>
        </w:tabs>
        <w:rPr>
          <w:rFonts w:ascii="Times New Roman" w:hAnsi="Times New Roman" w:cs="Times New Roman"/>
          <w:sz w:val="24"/>
          <w:szCs w:val="24"/>
          <w:lang w:val="en-GB"/>
        </w:rPr>
      </w:pPr>
      <w:r w:rsidRPr="003733CB">
        <w:rPr>
          <w:rFonts w:ascii="Times New Roman" w:hAnsi="Times New Roman" w:cs="Times New Roman"/>
          <w:sz w:val="24"/>
          <w:szCs w:val="24"/>
          <w:lang w:val="en-GB"/>
        </w:rPr>
        <w:t xml:space="preserve">create table </w:t>
      </w:r>
      <w:proofErr w:type="spellStart"/>
      <w:proofErr w:type="gramStart"/>
      <w:r w:rsidRPr="003733CB">
        <w:rPr>
          <w:rFonts w:ascii="Times New Roman" w:hAnsi="Times New Roman" w:cs="Times New Roman"/>
          <w:sz w:val="24"/>
          <w:szCs w:val="24"/>
          <w:lang w:val="en-GB"/>
        </w:rPr>
        <w:t>lectia</w:t>
      </w:r>
      <w:proofErr w:type="spellEnd"/>
      <w:r w:rsidRPr="003733CB">
        <w:rPr>
          <w:rFonts w:ascii="Times New Roman" w:hAnsi="Times New Roman" w:cs="Times New Roman"/>
          <w:sz w:val="24"/>
          <w:szCs w:val="24"/>
          <w:lang w:val="en-GB"/>
        </w:rPr>
        <w:t>(</w:t>
      </w:r>
      <w:proofErr w:type="gramEnd"/>
    </w:p>
    <w:p w14:paraId="0BAF4891" w14:textId="40D7AD2C" w:rsidR="00D939E3" w:rsidRPr="003733CB" w:rsidRDefault="00D939E3" w:rsidP="00D939E3">
      <w:pPr>
        <w:tabs>
          <w:tab w:val="left" w:pos="2076"/>
        </w:tabs>
        <w:rPr>
          <w:rFonts w:ascii="Times New Roman" w:hAnsi="Times New Roman" w:cs="Times New Roman"/>
          <w:sz w:val="24"/>
          <w:szCs w:val="24"/>
          <w:lang w:val="en-GB"/>
        </w:rPr>
      </w:pPr>
      <w:r w:rsidRPr="003733CB">
        <w:rPr>
          <w:rFonts w:ascii="Times New Roman" w:hAnsi="Times New Roman" w:cs="Times New Roman"/>
          <w:sz w:val="24"/>
          <w:szCs w:val="24"/>
          <w:lang w:val="en-GB"/>
        </w:rPr>
        <w:t xml:space="preserve"> </w:t>
      </w:r>
      <w:r w:rsidR="000C1122">
        <w:rPr>
          <w:rFonts w:ascii="Times New Roman" w:hAnsi="Times New Roman" w:cs="Times New Roman"/>
          <w:sz w:val="24"/>
          <w:szCs w:val="24"/>
          <w:lang w:val="tk-TM"/>
        </w:rPr>
        <w:t>id_le</w:t>
      </w:r>
      <w:r w:rsidR="000C1122">
        <w:rPr>
          <w:rFonts w:ascii="Times New Roman" w:hAnsi="Times New Roman" w:cs="Times New Roman"/>
          <w:sz w:val="24"/>
          <w:szCs w:val="24"/>
          <w:lang w:val="en-GB"/>
        </w:rPr>
        <w:t>c</w:t>
      </w:r>
      <w:r w:rsidR="000C1122">
        <w:rPr>
          <w:rFonts w:ascii="Times New Roman" w:hAnsi="Times New Roman" w:cs="Times New Roman"/>
          <w:sz w:val="24"/>
          <w:szCs w:val="24"/>
          <w:lang w:val="tk-TM"/>
        </w:rPr>
        <w:t>tia</w:t>
      </w:r>
      <w:r w:rsidR="000C1122">
        <w:rPr>
          <w:rFonts w:ascii="Times New Roman" w:hAnsi="Times New Roman" w:cs="Times New Roman"/>
          <w:sz w:val="24"/>
          <w:szCs w:val="24"/>
          <w:lang w:val="en-GB"/>
        </w:rPr>
        <w:t xml:space="preserve"> number(5)</w:t>
      </w:r>
      <w:r w:rsidRPr="003733CB">
        <w:rPr>
          <w:rFonts w:ascii="Times New Roman" w:hAnsi="Times New Roman" w:cs="Times New Roman"/>
          <w:sz w:val="24"/>
          <w:szCs w:val="24"/>
          <w:lang w:val="en-GB"/>
        </w:rPr>
        <w:t xml:space="preserve">constraint </w:t>
      </w:r>
      <w:proofErr w:type="spellStart"/>
      <w:r w:rsidRPr="003733CB">
        <w:rPr>
          <w:rFonts w:ascii="Times New Roman" w:hAnsi="Times New Roman" w:cs="Times New Roman"/>
          <w:sz w:val="24"/>
          <w:szCs w:val="24"/>
          <w:lang w:val="en-GB"/>
        </w:rPr>
        <w:t>pk_lectia</w:t>
      </w:r>
      <w:proofErr w:type="spellEnd"/>
      <w:r w:rsidRPr="003733CB">
        <w:rPr>
          <w:rFonts w:ascii="Times New Roman" w:hAnsi="Times New Roman" w:cs="Times New Roman"/>
          <w:sz w:val="24"/>
          <w:szCs w:val="24"/>
          <w:lang w:val="en-GB"/>
        </w:rPr>
        <w:t xml:space="preserve"> primary key,</w:t>
      </w:r>
    </w:p>
    <w:p w14:paraId="5E7FA7E8" w14:textId="77777777" w:rsidR="00D939E3" w:rsidRPr="003733CB" w:rsidRDefault="00D939E3" w:rsidP="00D939E3">
      <w:pPr>
        <w:tabs>
          <w:tab w:val="left" w:pos="2076"/>
        </w:tabs>
        <w:rPr>
          <w:rFonts w:ascii="Times New Roman" w:hAnsi="Times New Roman" w:cs="Times New Roman"/>
          <w:sz w:val="24"/>
          <w:szCs w:val="24"/>
          <w:lang w:val="en-GB"/>
        </w:rPr>
      </w:pPr>
      <w:proofErr w:type="spellStart"/>
      <w:r w:rsidRPr="003733CB">
        <w:rPr>
          <w:rFonts w:ascii="Times New Roman" w:hAnsi="Times New Roman" w:cs="Times New Roman"/>
          <w:sz w:val="24"/>
          <w:szCs w:val="24"/>
          <w:lang w:val="en-GB"/>
        </w:rPr>
        <w:t>id_angajat</w:t>
      </w:r>
      <w:proofErr w:type="spellEnd"/>
      <w:r w:rsidRPr="003733CB">
        <w:rPr>
          <w:rFonts w:ascii="Times New Roman" w:hAnsi="Times New Roman" w:cs="Times New Roman"/>
          <w:sz w:val="24"/>
          <w:szCs w:val="24"/>
          <w:lang w:val="en-GB"/>
        </w:rPr>
        <w:t xml:space="preserve"> </w:t>
      </w:r>
      <w:proofErr w:type="gramStart"/>
      <w:r w:rsidRPr="003733CB">
        <w:rPr>
          <w:rFonts w:ascii="Times New Roman" w:hAnsi="Times New Roman" w:cs="Times New Roman"/>
          <w:sz w:val="24"/>
          <w:szCs w:val="24"/>
          <w:lang w:val="en-GB"/>
        </w:rPr>
        <w:t>number(</w:t>
      </w:r>
      <w:proofErr w:type="gramEnd"/>
      <w:r w:rsidRPr="003733CB">
        <w:rPr>
          <w:rFonts w:ascii="Times New Roman" w:hAnsi="Times New Roman" w:cs="Times New Roman"/>
          <w:sz w:val="24"/>
          <w:szCs w:val="24"/>
          <w:lang w:val="en-GB"/>
        </w:rPr>
        <w:t>5),</w:t>
      </w:r>
    </w:p>
    <w:p w14:paraId="62596930" w14:textId="77777777" w:rsidR="00D939E3" w:rsidRPr="003733CB" w:rsidRDefault="00D939E3" w:rsidP="00D939E3">
      <w:pPr>
        <w:tabs>
          <w:tab w:val="left" w:pos="2076"/>
        </w:tabs>
        <w:rPr>
          <w:rFonts w:ascii="Times New Roman" w:hAnsi="Times New Roman" w:cs="Times New Roman"/>
          <w:sz w:val="24"/>
          <w:szCs w:val="24"/>
          <w:lang w:val="en-GB"/>
        </w:rPr>
      </w:pPr>
      <w:proofErr w:type="spellStart"/>
      <w:r w:rsidRPr="003733CB">
        <w:rPr>
          <w:rFonts w:ascii="Times New Roman" w:hAnsi="Times New Roman" w:cs="Times New Roman"/>
          <w:sz w:val="24"/>
          <w:szCs w:val="24"/>
          <w:lang w:val="en-GB"/>
        </w:rPr>
        <w:t>id_subiect</w:t>
      </w:r>
      <w:proofErr w:type="spellEnd"/>
      <w:r w:rsidRPr="003733CB">
        <w:rPr>
          <w:rFonts w:ascii="Times New Roman" w:hAnsi="Times New Roman" w:cs="Times New Roman"/>
          <w:sz w:val="24"/>
          <w:szCs w:val="24"/>
          <w:lang w:val="en-GB"/>
        </w:rPr>
        <w:t xml:space="preserve"> </w:t>
      </w:r>
      <w:proofErr w:type="gramStart"/>
      <w:r w:rsidRPr="003733CB">
        <w:rPr>
          <w:rFonts w:ascii="Times New Roman" w:hAnsi="Times New Roman" w:cs="Times New Roman"/>
          <w:sz w:val="24"/>
          <w:szCs w:val="24"/>
          <w:lang w:val="en-GB"/>
        </w:rPr>
        <w:t>number(</w:t>
      </w:r>
      <w:proofErr w:type="gramEnd"/>
      <w:r w:rsidRPr="003733CB">
        <w:rPr>
          <w:rFonts w:ascii="Times New Roman" w:hAnsi="Times New Roman" w:cs="Times New Roman"/>
          <w:sz w:val="24"/>
          <w:szCs w:val="24"/>
          <w:lang w:val="en-GB"/>
        </w:rPr>
        <w:t>5),</w:t>
      </w:r>
    </w:p>
    <w:p w14:paraId="1B254496" w14:textId="77777777" w:rsidR="00D939E3" w:rsidRPr="003733CB" w:rsidRDefault="00D939E3" w:rsidP="00D939E3">
      <w:pPr>
        <w:tabs>
          <w:tab w:val="left" w:pos="2076"/>
        </w:tabs>
        <w:rPr>
          <w:rFonts w:ascii="Times New Roman" w:hAnsi="Times New Roman" w:cs="Times New Roman"/>
          <w:sz w:val="24"/>
          <w:szCs w:val="24"/>
          <w:lang w:val="en-GB"/>
        </w:rPr>
      </w:pPr>
      <w:proofErr w:type="spellStart"/>
      <w:r w:rsidRPr="003733CB">
        <w:rPr>
          <w:rFonts w:ascii="Times New Roman" w:hAnsi="Times New Roman" w:cs="Times New Roman"/>
          <w:sz w:val="24"/>
          <w:szCs w:val="24"/>
          <w:lang w:val="en-GB"/>
        </w:rPr>
        <w:t>id_grupa</w:t>
      </w:r>
      <w:proofErr w:type="spellEnd"/>
      <w:r w:rsidRPr="003733CB">
        <w:rPr>
          <w:rFonts w:ascii="Times New Roman" w:hAnsi="Times New Roman" w:cs="Times New Roman"/>
          <w:sz w:val="24"/>
          <w:szCs w:val="24"/>
          <w:lang w:val="en-GB"/>
        </w:rPr>
        <w:t xml:space="preserve"> </w:t>
      </w:r>
      <w:proofErr w:type="gramStart"/>
      <w:r w:rsidRPr="003733CB">
        <w:rPr>
          <w:rFonts w:ascii="Times New Roman" w:hAnsi="Times New Roman" w:cs="Times New Roman"/>
          <w:sz w:val="24"/>
          <w:szCs w:val="24"/>
          <w:lang w:val="en-GB"/>
        </w:rPr>
        <w:t>number(</w:t>
      </w:r>
      <w:proofErr w:type="gramEnd"/>
      <w:r w:rsidRPr="003733CB">
        <w:rPr>
          <w:rFonts w:ascii="Times New Roman" w:hAnsi="Times New Roman" w:cs="Times New Roman"/>
          <w:sz w:val="24"/>
          <w:szCs w:val="24"/>
          <w:lang w:val="en-GB"/>
        </w:rPr>
        <w:t>5),</w:t>
      </w:r>
    </w:p>
    <w:p w14:paraId="3F2EF7FD" w14:textId="77777777" w:rsidR="00D939E3" w:rsidRPr="003733CB" w:rsidRDefault="00D939E3" w:rsidP="00D939E3">
      <w:pPr>
        <w:tabs>
          <w:tab w:val="left" w:pos="2076"/>
        </w:tabs>
        <w:rPr>
          <w:rFonts w:ascii="Times New Roman" w:hAnsi="Times New Roman" w:cs="Times New Roman"/>
          <w:sz w:val="24"/>
          <w:szCs w:val="24"/>
          <w:lang w:val="en-GB"/>
        </w:rPr>
      </w:pPr>
      <w:r w:rsidRPr="003733CB">
        <w:rPr>
          <w:rFonts w:ascii="Times New Roman" w:hAnsi="Times New Roman" w:cs="Times New Roman"/>
          <w:sz w:val="24"/>
          <w:szCs w:val="24"/>
          <w:lang w:val="en-GB"/>
        </w:rPr>
        <w:t xml:space="preserve">constraint </w:t>
      </w:r>
      <w:proofErr w:type="spellStart"/>
      <w:r w:rsidRPr="003733CB">
        <w:rPr>
          <w:rFonts w:ascii="Times New Roman" w:hAnsi="Times New Roman" w:cs="Times New Roman"/>
          <w:sz w:val="24"/>
          <w:szCs w:val="24"/>
          <w:lang w:val="en-GB"/>
        </w:rPr>
        <w:t>fk_id_angajat</w:t>
      </w:r>
      <w:proofErr w:type="spellEnd"/>
      <w:r w:rsidRPr="003733CB">
        <w:rPr>
          <w:rFonts w:ascii="Times New Roman" w:hAnsi="Times New Roman" w:cs="Times New Roman"/>
          <w:sz w:val="24"/>
          <w:szCs w:val="24"/>
          <w:lang w:val="en-GB"/>
        </w:rPr>
        <w:t xml:space="preserve"> foreign key (</w:t>
      </w:r>
      <w:proofErr w:type="spellStart"/>
      <w:r w:rsidRPr="003733CB">
        <w:rPr>
          <w:rFonts w:ascii="Times New Roman" w:hAnsi="Times New Roman" w:cs="Times New Roman"/>
          <w:sz w:val="24"/>
          <w:szCs w:val="24"/>
          <w:lang w:val="en-GB"/>
        </w:rPr>
        <w:t>id_angajat</w:t>
      </w:r>
      <w:proofErr w:type="spellEnd"/>
      <w:r w:rsidRPr="003733CB">
        <w:rPr>
          <w:rFonts w:ascii="Times New Roman" w:hAnsi="Times New Roman" w:cs="Times New Roman"/>
          <w:sz w:val="24"/>
          <w:szCs w:val="24"/>
          <w:lang w:val="en-GB"/>
        </w:rPr>
        <w:t xml:space="preserve">) references </w:t>
      </w:r>
      <w:proofErr w:type="spellStart"/>
      <w:r w:rsidRPr="003733CB">
        <w:rPr>
          <w:rFonts w:ascii="Times New Roman" w:hAnsi="Times New Roman" w:cs="Times New Roman"/>
          <w:sz w:val="24"/>
          <w:szCs w:val="24"/>
          <w:lang w:val="en-GB"/>
        </w:rPr>
        <w:t>angajat</w:t>
      </w:r>
      <w:proofErr w:type="spellEnd"/>
      <w:r w:rsidRPr="003733CB">
        <w:rPr>
          <w:rFonts w:ascii="Times New Roman" w:hAnsi="Times New Roman" w:cs="Times New Roman"/>
          <w:sz w:val="24"/>
          <w:szCs w:val="24"/>
          <w:lang w:val="en-GB"/>
        </w:rPr>
        <w:t>(</w:t>
      </w:r>
      <w:proofErr w:type="spellStart"/>
      <w:r w:rsidRPr="003733CB">
        <w:rPr>
          <w:rFonts w:ascii="Times New Roman" w:hAnsi="Times New Roman" w:cs="Times New Roman"/>
          <w:sz w:val="24"/>
          <w:szCs w:val="24"/>
          <w:lang w:val="en-GB"/>
        </w:rPr>
        <w:t>id_angajat</w:t>
      </w:r>
      <w:proofErr w:type="spellEnd"/>
      <w:r w:rsidRPr="003733CB">
        <w:rPr>
          <w:rFonts w:ascii="Times New Roman" w:hAnsi="Times New Roman" w:cs="Times New Roman"/>
          <w:sz w:val="24"/>
          <w:szCs w:val="24"/>
          <w:lang w:val="en-GB"/>
        </w:rPr>
        <w:t>) on delete cascade,</w:t>
      </w:r>
    </w:p>
    <w:p w14:paraId="07EC8BF1" w14:textId="77777777" w:rsidR="00D939E3" w:rsidRPr="003733CB" w:rsidRDefault="00D939E3" w:rsidP="00D939E3">
      <w:pPr>
        <w:tabs>
          <w:tab w:val="left" w:pos="2076"/>
        </w:tabs>
        <w:rPr>
          <w:rFonts w:ascii="Times New Roman" w:hAnsi="Times New Roman" w:cs="Times New Roman"/>
          <w:sz w:val="24"/>
          <w:szCs w:val="24"/>
          <w:lang w:val="en-GB"/>
        </w:rPr>
      </w:pPr>
      <w:r w:rsidRPr="003733CB">
        <w:rPr>
          <w:rFonts w:ascii="Times New Roman" w:hAnsi="Times New Roman" w:cs="Times New Roman"/>
          <w:sz w:val="24"/>
          <w:szCs w:val="24"/>
          <w:lang w:val="en-GB"/>
        </w:rPr>
        <w:t xml:space="preserve">constraint </w:t>
      </w:r>
      <w:proofErr w:type="spellStart"/>
      <w:r w:rsidRPr="003733CB">
        <w:rPr>
          <w:rFonts w:ascii="Times New Roman" w:hAnsi="Times New Roman" w:cs="Times New Roman"/>
          <w:sz w:val="24"/>
          <w:szCs w:val="24"/>
          <w:lang w:val="en-GB"/>
        </w:rPr>
        <w:t>fk_id_subiect</w:t>
      </w:r>
      <w:proofErr w:type="spellEnd"/>
      <w:r w:rsidRPr="003733CB">
        <w:rPr>
          <w:rFonts w:ascii="Times New Roman" w:hAnsi="Times New Roman" w:cs="Times New Roman"/>
          <w:sz w:val="24"/>
          <w:szCs w:val="24"/>
          <w:lang w:val="en-GB"/>
        </w:rPr>
        <w:t xml:space="preserve"> foreign key(</w:t>
      </w:r>
      <w:proofErr w:type="spellStart"/>
      <w:r w:rsidRPr="003733CB">
        <w:rPr>
          <w:rFonts w:ascii="Times New Roman" w:hAnsi="Times New Roman" w:cs="Times New Roman"/>
          <w:sz w:val="24"/>
          <w:szCs w:val="24"/>
          <w:lang w:val="en-GB"/>
        </w:rPr>
        <w:t>id_subiect</w:t>
      </w:r>
      <w:proofErr w:type="spellEnd"/>
      <w:r w:rsidRPr="003733CB">
        <w:rPr>
          <w:rFonts w:ascii="Times New Roman" w:hAnsi="Times New Roman" w:cs="Times New Roman"/>
          <w:sz w:val="24"/>
          <w:szCs w:val="24"/>
          <w:lang w:val="en-GB"/>
        </w:rPr>
        <w:t xml:space="preserve">) references </w:t>
      </w:r>
      <w:proofErr w:type="spellStart"/>
      <w:r w:rsidRPr="003733CB">
        <w:rPr>
          <w:rFonts w:ascii="Times New Roman" w:hAnsi="Times New Roman" w:cs="Times New Roman"/>
          <w:sz w:val="24"/>
          <w:szCs w:val="24"/>
          <w:lang w:val="en-GB"/>
        </w:rPr>
        <w:t>subiect</w:t>
      </w:r>
      <w:proofErr w:type="spellEnd"/>
      <w:r w:rsidRPr="003733CB">
        <w:rPr>
          <w:rFonts w:ascii="Times New Roman" w:hAnsi="Times New Roman" w:cs="Times New Roman"/>
          <w:sz w:val="24"/>
          <w:szCs w:val="24"/>
          <w:lang w:val="en-GB"/>
        </w:rPr>
        <w:t>(</w:t>
      </w:r>
      <w:proofErr w:type="spellStart"/>
      <w:r w:rsidRPr="003733CB">
        <w:rPr>
          <w:rFonts w:ascii="Times New Roman" w:hAnsi="Times New Roman" w:cs="Times New Roman"/>
          <w:sz w:val="24"/>
          <w:szCs w:val="24"/>
          <w:lang w:val="en-GB"/>
        </w:rPr>
        <w:t>id_subiect</w:t>
      </w:r>
      <w:proofErr w:type="spellEnd"/>
      <w:r w:rsidRPr="003733CB">
        <w:rPr>
          <w:rFonts w:ascii="Times New Roman" w:hAnsi="Times New Roman" w:cs="Times New Roman"/>
          <w:sz w:val="24"/>
          <w:szCs w:val="24"/>
          <w:lang w:val="en-GB"/>
        </w:rPr>
        <w:t>) on delete cascade,</w:t>
      </w:r>
    </w:p>
    <w:p w14:paraId="18C146AA" w14:textId="3ED32010" w:rsidR="00D939E3" w:rsidRPr="003733CB" w:rsidRDefault="00D939E3" w:rsidP="00D939E3">
      <w:pPr>
        <w:tabs>
          <w:tab w:val="left" w:pos="2076"/>
        </w:tabs>
        <w:rPr>
          <w:rFonts w:ascii="Times New Roman" w:hAnsi="Times New Roman" w:cs="Times New Roman"/>
          <w:sz w:val="24"/>
          <w:szCs w:val="24"/>
          <w:lang w:val="en-GB"/>
        </w:rPr>
      </w:pPr>
      <w:r w:rsidRPr="003733CB">
        <w:rPr>
          <w:rFonts w:ascii="Times New Roman" w:hAnsi="Times New Roman" w:cs="Times New Roman"/>
          <w:sz w:val="24"/>
          <w:szCs w:val="24"/>
          <w:lang w:val="en-GB"/>
        </w:rPr>
        <w:t xml:space="preserve">constraint </w:t>
      </w:r>
      <w:proofErr w:type="spellStart"/>
      <w:r w:rsidRPr="003733CB">
        <w:rPr>
          <w:rFonts w:ascii="Times New Roman" w:hAnsi="Times New Roman" w:cs="Times New Roman"/>
          <w:sz w:val="24"/>
          <w:szCs w:val="24"/>
          <w:lang w:val="en-GB"/>
        </w:rPr>
        <w:t>fk_id_grupa</w:t>
      </w:r>
      <w:proofErr w:type="spellEnd"/>
      <w:r w:rsidRPr="003733CB">
        <w:rPr>
          <w:rFonts w:ascii="Times New Roman" w:hAnsi="Times New Roman" w:cs="Times New Roman"/>
          <w:sz w:val="24"/>
          <w:szCs w:val="24"/>
          <w:lang w:val="en-GB"/>
        </w:rPr>
        <w:t xml:space="preserve"> foreign key(</w:t>
      </w:r>
      <w:proofErr w:type="spellStart"/>
      <w:r w:rsidRPr="003733CB">
        <w:rPr>
          <w:rFonts w:ascii="Times New Roman" w:hAnsi="Times New Roman" w:cs="Times New Roman"/>
          <w:sz w:val="24"/>
          <w:szCs w:val="24"/>
          <w:lang w:val="en-GB"/>
        </w:rPr>
        <w:t>id_grupa</w:t>
      </w:r>
      <w:proofErr w:type="spellEnd"/>
      <w:r w:rsidRPr="003733CB">
        <w:rPr>
          <w:rFonts w:ascii="Times New Roman" w:hAnsi="Times New Roman" w:cs="Times New Roman"/>
          <w:sz w:val="24"/>
          <w:szCs w:val="24"/>
          <w:lang w:val="en-GB"/>
        </w:rPr>
        <w:t xml:space="preserve">) references </w:t>
      </w:r>
      <w:proofErr w:type="spellStart"/>
      <w:r w:rsidRPr="003733CB">
        <w:rPr>
          <w:rFonts w:ascii="Times New Roman" w:hAnsi="Times New Roman" w:cs="Times New Roman"/>
          <w:sz w:val="24"/>
          <w:szCs w:val="24"/>
          <w:lang w:val="en-GB"/>
        </w:rPr>
        <w:t>grupa</w:t>
      </w:r>
      <w:proofErr w:type="spellEnd"/>
      <w:r w:rsidRPr="003733CB">
        <w:rPr>
          <w:rFonts w:ascii="Times New Roman" w:hAnsi="Times New Roman" w:cs="Times New Roman"/>
          <w:sz w:val="24"/>
          <w:szCs w:val="24"/>
          <w:lang w:val="en-GB"/>
        </w:rPr>
        <w:t>(</w:t>
      </w:r>
      <w:proofErr w:type="spellStart"/>
      <w:r w:rsidRPr="003733CB">
        <w:rPr>
          <w:rFonts w:ascii="Times New Roman" w:hAnsi="Times New Roman" w:cs="Times New Roman"/>
          <w:sz w:val="24"/>
          <w:szCs w:val="24"/>
          <w:lang w:val="en-GB"/>
        </w:rPr>
        <w:t>id_grupa</w:t>
      </w:r>
      <w:proofErr w:type="spellEnd"/>
      <w:r w:rsidRPr="003733CB">
        <w:rPr>
          <w:rFonts w:ascii="Times New Roman" w:hAnsi="Times New Roman" w:cs="Times New Roman"/>
          <w:sz w:val="24"/>
          <w:szCs w:val="24"/>
          <w:lang w:val="en-GB"/>
        </w:rPr>
        <w:t>) on delete cascade</w:t>
      </w:r>
    </w:p>
    <w:p w14:paraId="7D88D909" w14:textId="77777777" w:rsidR="00D939E3" w:rsidRPr="009C7A90" w:rsidRDefault="00D939E3" w:rsidP="00D939E3">
      <w:pPr>
        <w:tabs>
          <w:tab w:val="left" w:pos="2076"/>
        </w:tabs>
        <w:rPr>
          <w:sz w:val="28"/>
          <w:szCs w:val="28"/>
          <w:lang w:val="en-GB"/>
          <w:rPrChange w:id="763" w:author="Allanur Yakubov" w:date="2024-05-13T02:32:00Z">
            <w:rPr>
              <w:rFonts w:ascii="Times New Roman" w:hAnsi="Times New Roman" w:cs="Times New Roman"/>
              <w:sz w:val="24"/>
              <w:szCs w:val="24"/>
              <w:lang w:val="en-GB"/>
            </w:rPr>
          </w:rPrChange>
        </w:rPr>
      </w:pPr>
    </w:p>
    <w:p w14:paraId="5577613B" w14:textId="62810DE3" w:rsidR="001426F2" w:rsidRDefault="000C1122">
      <w:r w:rsidRPr="000C1122">
        <w:rPr>
          <w:noProof/>
        </w:rPr>
        <w:drawing>
          <wp:inline distT="0" distB="0" distL="0" distR="0" wp14:anchorId="22FFF901" wp14:editId="4280E651">
            <wp:extent cx="5836920" cy="3386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6920" cy="3386455"/>
                    </a:xfrm>
                    <a:prstGeom prst="rect">
                      <a:avLst/>
                    </a:prstGeom>
                  </pic:spPr>
                </pic:pic>
              </a:graphicData>
            </a:graphic>
          </wp:inline>
        </w:drawing>
      </w:r>
    </w:p>
    <w:p w14:paraId="4720BEE5" w14:textId="46988D29" w:rsidR="001426F2" w:rsidRDefault="001426F2" w:rsidP="0086257B">
      <w:pPr>
        <w:ind w:firstLine="720"/>
      </w:pPr>
    </w:p>
    <w:p w14:paraId="656C3795" w14:textId="039D393B" w:rsidR="0086257B" w:rsidRDefault="0086257B" w:rsidP="0086257B">
      <w:pPr>
        <w:ind w:firstLine="720"/>
      </w:pPr>
    </w:p>
    <w:p w14:paraId="41A947B4" w14:textId="163091DF" w:rsidR="0086257B" w:rsidRDefault="0086257B" w:rsidP="0086257B">
      <w:pPr>
        <w:ind w:firstLine="720"/>
      </w:pPr>
    </w:p>
    <w:p w14:paraId="6058C471" w14:textId="4875183D" w:rsidR="0086257B" w:rsidRDefault="0086257B" w:rsidP="0086257B">
      <w:pPr>
        <w:ind w:firstLine="720"/>
      </w:pPr>
    </w:p>
    <w:p w14:paraId="4F2FB94C" w14:textId="74E469FB" w:rsidR="0086257B" w:rsidRDefault="0086257B" w:rsidP="0086257B">
      <w:pPr>
        <w:ind w:firstLine="720"/>
      </w:pPr>
    </w:p>
    <w:p w14:paraId="79C2A60F" w14:textId="3B699299" w:rsidR="0086257B" w:rsidRDefault="0086257B" w:rsidP="0086257B">
      <w:pPr>
        <w:ind w:firstLine="720"/>
      </w:pPr>
    </w:p>
    <w:p w14:paraId="5C29C8E1" w14:textId="77777777" w:rsidR="0086257B" w:rsidRDefault="0086257B" w:rsidP="0086257B">
      <w:pPr>
        <w:ind w:firstLine="720"/>
      </w:pPr>
    </w:p>
    <w:p w14:paraId="6253475B" w14:textId="6D3050C9" w:rsidR="00B72338" w:rsidRDefault="00A559E9">
      <w:pPr>
        <w:rPr>
          <w:rFonts w:ascii="Arial Black" w:hAnsi="Arial Black"/>
          <w:b/>
          <w:bCs/>
          <w:sz w:val="28"/>
          <w:szCs w:val="28"/>
        </w:rPr>
      </w:pPr>
      <w:r w:rsidRPr="001426F2">
        <w:rPr>
          <w:rFonts w:ascii="Arial Black" w:hAnsi="Arial Black"/>
          <w:b/>
          <w:bCs/>
          <w:sz w:val="28"/>
          <w:szCs w:val="28"/>
        </w:rPr>
        <w:t>Incer</w:t>
      </w:r>
      <w:r w:rsidR="001426F2" w:rsidRPr="001426F2">
        <w:rPr>
          <w:rFonts w:ascii="Arial Black" w:hAnsi="Arial Black"/>
          <w:b/>
          <w:bCs/>
          <w:sz w:val="28"/>
          <w:szCs w:val="28"/>
        </w:rPr>
        <w:t>area datelo</w:t>
      </w:r>
      <w:r w:rsidR="006045DD">
        <w:rPr>
          <w:rFonts w:ascii="Arial Black" w:hAnsi="Arial Black"/>
          <w:b/>
          <w:bCs/>
          <w:sz w:val="28"/>
          <w:szCs w:val="28"/>
        </w:rPr>
        <w:t>r</w:t>
      </w:r>
    </w:p>
    <w:p w14:paraId="43AA1319" w14:textId="375AE19D" w:rsidR="001426F2" w:rsidRDefault="001426F2">
      <w:pPr>
        <w:rPr>
          <w:rFonts w:ascii="Times New Roman" w:hAnsi="Times New Roman" w:cs="Times New Roman"/>
          <w:b/>
          <w:bCs/>
          <w:sz w:val="28"/>
          <w:szCs w:val="28"/>
        </w:rPr>
      </w:pPr>
      <w:r>
        <w:rPr>
          <w:rFonts w:ascii="Times New Roman" w:hAnsi="Times New Roman" w:cs="Times New Roman"/>
          <w:b/>
          <w:bCs/>
          <w:sz w:val="28"/>
          <w:szCs w:val="28"/>
        </w:rPr>
        <w:t>Parinte</w:t>
      </w:r>
    </w:p>
    <w:p w14:paraId="6E137158" w14:textId="77777777" w:rsidR="0086257B" w:rsidRPr="0086257B" w:rsidRDefault="0086257B" w:rsidP="0086257B">
      <w:pPr>
        <w:spacing w:after="0"/>
        <w:rPr>
          <w:rFonts w:ascii="Times New Roman" w:hAnsi="Times New Roman" w:cs="Times New Roman"/>
          <w:sz w:val="24"/>
          <w:szCs w:val="24"/>
        </w:rPr>
      </w:pPr>
    </w:p>
    <w:p w14:paraId="7AF02A23" w14:textId="77777777" w:rsidR="0086257B" w:rsidRPr="0086257B" w:rsidRDefault="0086257B" w:rsidP="0086257B">
      <w:pPr>
        <w:spacing w:after="0"/>
        <w:rPr>
          <w:rFonts w:ascii="Times New Roman" w:hAnsi="Times New Roman" w:cs="Times New Roman"/>
          <w:sz w:val="24"/>
          <w:szCs w:val="24"/>
        </w:rPr>
      </w:pPr>
    </w:p>
    <w:p w14:paraId="6A8D7394" w14:textId="77777777" w:rsidR="0086257B" w:rsidRP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insert into parinte values (A_seq.nextval,'Alex','Brown','alexbrown@gmail.com',0721123456, 1);</w:t>
      </w:r>
    </w:p>
    <w:p w14:paraId="4F97E023" w14:textId="66A7114E" w:rsidR="0086257B" w:rsidRP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insert into parinte values (A_seq.nextval,'Mihai','Alexsandr'</w:t>
      </w:r>
      <w:r w:rsidR="00A2036A">
        <w:rPr>
          <w:rFonts w:ascii="Times New Roman" w:hAnsi="Times New Roman" w:cs="Times New Roman"/>
          <w:sz w:val="24"/>
          <w:szCs w:val="24"/>
        </w:rPr>
        <w:t>,</w:t>
      </w:r>
      <w:r w:rsidR="00E3373C">
        <w:rPr>
          <w:rFonts w:ascii="Times New Roman" w:hAnsi="Times New Roman" w:cs="Times New Roman"/>
          <w:sz w:val="24"/>
          <w:szCs w:val="24"/>
        </w:rPr>
        <w:t>NULL,</w:t>
      </w:r>
      <w:r w:rsidRPr="0086257B">
        <w:rPr>
          <w:rFonts w:ascii="Times New Roman" w:hAnsi="Times New Roman" w:cs="Times New Roman"/>
          <w:sz w:val="24"/>
          <w:szCs w:val="24"/>
        </w:rPr>
        <w:t>0732234567,2);</w:t>
      </w:r>
    </w:p>
    <w:p w14:paraId="107E83B9" w14:textId="77777777" w:rsidR="0086257B" w:rsidRP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insert into parinte values (A_seq.nextval, 'Alice', 'Maria', 'alice@example.com', 0743345678, 3);</w:t>
      </w:r>
    </w:p>
    <w:p w14:paraId="608FFDFD" w14:textId="77777777" w:rsidR="0086257B" w:rsidRP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insert into parinte values (A_seq.nextval, 'Bogdan', 'Andrei', 'bob@example.com', 0754456789, 4);</w:t>
      </w:r>
    </w:p>
    <w:p w14:paraId="348E0AB2" w14:textId="0F0FAC14" w:rsidR="0086257B" w:rsidRP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insert into parinte values (A_seq.nextval, 'Mihnea', 'Pop', 'Mihnea1@example.com', 0765567890, 5);</w:t>
      </w:r>
    </w:p>
    <w:p w14:paraId="62ABB6CC" w14:textId="1234FF11" w:rsidR="001426F2" w:rsidRDefault="00267293">
      <w:pPr>
        <w:rPr>
          <w:rFonts w:ascii="Times New Roman" w:hAnsi="Times New Roman" w:cs="Times New Roman"/>
          <w:b/>
          <w:bCs/>
          <w:sz w:val="28"/>
          <w:szCs w:val="28"/>
        </w:rPr>
      </w:pPr>
      <w:r w:rsidRPr="00267293">
        <w:rPr>
          <w:rFonts w:ascii="Times New Roman" w:hAnsi="Times New Roman" w:cs="Times New Roman"/>
          <w:b/>
          <w:bCs/>
          <w:sz w:val="28"/>
          <w:szCs w:val="28"/>
        </w:rPr>
        <w:drawing>
          <wp:inline distT="0" distB="0" distL="0" distR="0" wp14:anchorId="1629EC05" wp14:editId="1FA0B32A">
            <wp:extent cx="5836920" cy="4664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6920" cy="4664075"/>
                    </a:xfrm>
                    <a:prstGeom prst="rect">
                      <a:avLst/>
                    </a:prstGeom>
                  </pic:spPr>
                </pic:pic>
              </a:graphicData>
            </a:graphic>
          </wp:inline>
        </w:drawing>
      </w:r>
    </w:p>
    <w:p w14:paraId="456B45FE" w14:textId="77777777" w:rsidR="001426F2" w:rsidRDefault="001426F2">
      <w:pPr>
        <w:rPr>
          <w:rFonts w:ascii="Times New Roman" w:hAnsi="Times New Roman" w:cs="Times New Roman"/>
          <w:b/>
          <w:bCs/>
          <w:sz w:val="28"/>
          <w:szCs w:val="28"/>
        </w:rPr>
      </w:pPr>
    </w:p>
    <w:p w14:paraId="5328DE32" w14:textId="73F6AFD3" w:rsidR="001426F2" w:rsidRDefault="001426F2">
      <w:pPr>
        <w:rPr>
          <w:rFonts w:ascii="Times New Roman" w:hAnsi="Times New Roman" w:cs="Times New Roman"/>
          <w:b/>
          <w:bCs/>
          <w:sz w:val="28"/>
          <w:szCs w:val="28"/>
        </w:rPr>
      </w:pPr>
    </w:p>
    <w:p w14:paraId="59C4208C" w14:textId="54216E1B" w:rsidR="0086257B" w:rsidRDefault="0086257B">
      <w:pPr>
        <w:rPr>
          <w:rFonts w:ascii="Times New Roman" w:hAnsi="Times New Roman" w:cs="Times New Roman"/>
          <w:b/>
          <w:bCs/>
          <w:sz w:val="28"/>
          <w:szCs w:val="28"/>
        </w:rPr>
      </w:pPr>
    </w:p>
    <w:p w14:paraId="2189D415" w14:textId="3F99EE0A" w:rsidR="0086257B" w:rsidRDefault="0086257B">
      <w:pPr>
        <w:rPr>
          <w:rFonts w:ascii="Times New Roman" w:hAnsi="Times New Roman" w:cs="Times New Roman"/>
          <w:b/>
          <w:bCs/>
          <w:sz w:val="28"/>
          <w:szCs w:val="28"/>
        </w:rPr>
      </w:pPr>
    </w:p>
    <w:p w14:paraId="0F4DC942" w14:textId="362E915D" w:rsidR="0086257B" w:rsidRDefault="0086257B">
      <w:pPr>
        <w:rPr>
          <w:rFonts w:ascii="Times New Roman" w:hAnsi="Times New Roman" w:cs="Times New Roman"/>
          <w:b/>
          <w:bCs/>
          <w:sz w:val="28"/>
          <w:szCs w:val="28"/>
        </w:rPr>
      </w:pPr>
    </w:p>
    <w:p w14:paraId="338B72F4" w14:textId="07C5D023" w:rsidR="0086257B" w:rsidRDefault="0086257B">
      <w:pPr>
        <w:rPr>
          <w:rFonts w:ascii="Times New Roman" w:hAnsi="Times New Roman" w:cs="Times New Roman"/>
          <w:b/>
          <w:bCs/>
          <w:sz w:val="28"/>
          <w:szCs w:val="28"/>
        </w:rPr>
      </w:pPr>
    </w:p>
    <w:p w14:paraId="14570F5A" w14:textId="1E02D06C" w:rsidR="001426F2" w:rsidRDefault="001426F2">
      <w:pPr>
        <w:rPr>
          <w:rFonts w:ascii="Times New Roman" w:hAnsi="Times New Roman" w:cs="Times New Roman"/>
          <w:b/>
          <w:bCs/>
          <w:sz w:val="28"/>
          <w:szCs w:val="28"/>
        </w:rPr>
      </w:pPr>
      <w:r>
        <w:rPr>
          <w:rFonts w:ascii="Times New Roman" w:hAnsi="Times New Roman" w:cs="Times New Roman"/>
          <w:b/>
          <w:bCs/>
          <w:sz w:val="28"/>
          <w:szCs w:val="28"/>
        </w:rPr>
        <w:t>Adresa</w:t>
      </w:r>
    </w:p>
    <w:p w14:paraId="6FD557D1" w14:textId="77777777" w:rsidR="0086257B" w:rsidRP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INSERT INTO adresa VALUES(B_seq.nextval, 'Bucuresti', 'Bulevardul Unirii', 300167 , ' Apartment 5E');</w:t>
      </w:r>
    </w:p>
    <w:p w14:paraId="6696D9F2" w14:textId="77777777" w:rsidR="0086257B" w:rsidRP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INSERT INTO adresa VALUES(B_seq.nextval, 'Bucuresti', 'Calea Victoriei', 600102 , ' Apartment 6F');</w:t>
      </w:r>
    </w:p>
    <w:p w14:paraId="4433FDD8" w14:textId="77777777" w:rsidR="0086257B" w:rsidRP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INSERT INTO adresa VALUES (B_seq.nextval, 'Bucuresti', 'Bulevardul Magheru', 490023 , ' Apartment 7G');</w:t>
      </w:r>
    </w:p>
    <w:p w14:paraId="199E14A6" w14:textId="77777777" w:rsidR="0086257B" w:rsidRP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INSERT INTO adresa VALUES (B_seq.nextval, 'Bucuresti', 'Strada Lipscani', 230032 , ' Apartment 8H');</w:t>
      </w:r>
    </w:p>
    <w:p w14:paraId="2DDC01A6" w14:textId="2D2F4AF1" w:rsidR="0086257B" w:rsidRDefault="0086257B" w:rsidP="0086257B">
      <w:pPr>
        <w:spacing w:after="0"/>
        <w:rPr>
          <w:rFonts w:ascii="Times New Roman" w:hAnsi="Times New Roman" w:cs="Times New Roman"/>
          <w:sz w:val="24"/>
          <w:szCs w:val="24"/>
        </w:rPr>
      </w:pPr>
      <w:r w:rsidRPr="0086257B">
        <w:rPr>
          <w:rFonts w:ascii="Times New Roman" w:hAnsi="Times New Roman" w:cs="Times New Roman"/>
          <w:sz w:val="24"/>
          <w:szCs w:val="24"/>
        </w:rPr>
        <w:t xml:space="preserve">INSERT INTO adresa VALUES  (B_seq.nextval, 'Ploiesti', 'Strada Mihai Eminescu' , </w:t>
      </w:r>
      <w:r w:rsidR="00E3373C">
        <w:rPr>
          <w:rFonts w:ascii="Times New Roman" w:hAnsi="Times New Roman" w:cs="Times New Roman"/>
          <w:sz w:val="24"/>
          <w:szCs w:val="24"/>
        </w:rPr>
        <w:t>NULL,</w:t>
      </w:r>
      <w:r w:rsidRPr="0086257B">
        <w:rPr>
          <w:rFonts w:ascii="Times New Roman" w:hAnsi="Times New Roman" w:cs="Times New Roman"/>
          <w:sz w:val="24"/>
          <w:szCs w:val="24"/>
        </w:rPr>
        <w:t>' Apartment 9I');</w:t>
      </w:r>
    </w:p>
    <w:p w14:paraId="0C2A8044" w14:textId="558779AF" w:rsidR="0086257B" w:rsidRDefault="0086257B" w:rsidP="0086257B">
      <w:pPr>
        <w:spacing w:after="0"/>
        <w:rPr>
          <w:rFonts w:ascii="Times New Roman" w:hAnsi="Times New Roman" w:cs="Times New Roman"/>
          <w:sz w:val="24"/>
          <w:szCs w:val="24"/>
        </w:rPr>
      </w:pPr>
    </w:p>
    <w:p w14:paraId="49540544" w14:textId="77777777" w:rsidR="0086257B" w:rsidRPr="0086257B" w:rsidRDefault="0086257B" w:rsidP="0086257B">
      <w:pPr>
        <w:spacing w:after="0"/>
        <w:rPr>
          <w:rFonts w:ascii="Times New Roman" w:hAnsi="Times New Roman" w:cs="Times New Roman"/>
          <w:sz w:val="24"/>
          <w:szCs w:val="24"/>
        </w:rPr>
      </w:pPr>
    </w:p>
    <w:p w14:paraId="4DBF8A5D" w14:textId="515B1684" w:rsidR="001426F2" w:rsidRPr="001426F2" w:rsidRDefault="00FA1834">
      <w:pPr>
        <w:rPr>
          <w:rFonts w:ascii="Times New Roman" w:hAnsi="Times New Roman" w:cs="Times New Roman"/>
          <w:b/>
          <w:bCs/>
          <w:sz w:val="28"/>
          <w:szCs w:val="28"/>
        </w:rPr>
      </w:pPr>
      <w:r w:rsidRPr="00FA1834">
        <w:rPr>
          <w:rFonts w:ascii="Times New Roman" w:hAnsi="Times New Roman" w:cs="Times New Roman"/>
          <w:b/>
          <w:bCs/>
          <w:noProof/>
          <w:sz w:val="28"/>
          <w:szCs w:val="28"/>
        </w:rPr>
        <w:drawing>
          <wp:inline distT="0" distB="0" distL="0" distR="0" wp14:anchorId="2E7BAC4E" wp14:editId="0A58EF0E">
            <wp:extent cx="5836920" cy="3069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6920" cy="3069590"/>
                    </a:xfrm>
                    <a:prstGeom prst="rect">
                      <a:avLst/>
                    </a:prstGeom>
                  </pic:spPr>
                </pic:pic>
              </a:graphicData>
            </a:graphic>
          </wp:inline>
        </w:drawing>
      </w:r>
    </w:p>
    <w:p w14:paraId="3DF286F9" w14:textId="5082CBFF" w:rsidR="001426F2" w:rsidRDefault="001426F2">
      <w:pPr>
        <w:rPr>
          <w:b/>
          <w:bCs/>
          <w:sz w:val="28"/>
          <w:szCs w:val="28"/>
        </w:rPr>
      </w:pPr>
    </w:p>
    <w:p w14:paraId="4E8FAFCE" w14:textId="7BE03094" w:rsidR="00676779" w:rsidRDefault="00676779">
      <w:pPr>
        <w:rPr>
          <w:b/>
          <w:bCs/>
          <w:sz w:val="28"/>
          <w:szCs w:val="28"/>
        </w:rPr>
      </w:pPr>
    </w:p>
    <w:p w14:paraId="62B49041" w14:textId="440EFC6F" w:rsidR="00E94901" w:rsidRDefault="00E94901">
      <w:pPr>
        <w:rPr>
          <w:b/>
          <w:bCs/>
          <w:sz w:val="28"/>
          <w:szCs w:val="28"/>
        </w:rPr>
      </w:pPr>
    </w:p>
    <w:p w14:paraId="0DF6FA9B" w14:textId="56F8BC56" w:rsidR="00E94901" w:rsidRDefault="00E94901">
      <w:pPr>
        <w:rPr>
          <w:b/>
          <w:bCs/>
          <w:sz w:val="28"/>
          <w:szCs w:val="28"/>
        </w:rPr>
      </w:pPr>
    </w:p>
    <w:p w14:paraId="1F5E19A5" w14:textId="780A7FB7" w:rsidR="00E94901" w:rsidRDefault="00E94901">
      <w:pPr>
        <w:rPr>
          <w:b/>
          <w:bCs/>
          <w:sz w:val="28"/>
          <w:szCs w:val="28"/>
        </w:rPr>
      </w:pPr>
    </w:p>
    <w:p w14:paraId="45D29933" w14:textId="3B4C0DF9" w:rsidR="00E94901" w:rsidRDefault="00E94901">
      <w:pPr>
        <w:rPr>
          <w:b/>
          <w:bCs/>
          <w:sz w:val="28"/>
          <w:szCs w:val="28"/>
        </w:rPr>
      </w:pPr>
    </w:p>
    <w:p w14:paraId="6FC0D821" w14:textId="54305F8D" w:rsidR="00E94901" w:rsidRDefault="00E94901">
      <w:pPr>
        <w:rPr>
          <w:b/>
          <w:bCs/>
          <w:sz w:val="28"/>
          <w:szCs w:val="28"/>
        </w:rPr>
      </w:pPr>
    </w:p>
    <w:p w14:paraId="5ECE7DE9" w14:textId="32C13DBE" w:rsidR="00E94901" w:rsidRDefault="00E94901">
      <w:pPr>
        <w:rPr>
          <w:b/>
          <w:bCs/>
          <w:sz w:val="28"/>
          <w:szCs w:val="28"/>
        </w:rPr>
      </w:pPr>
    </w:p>
    <w:p w14:paraId="3A6A83A8" w14:textId="5C4984FF" w:rsidR="00E94901" w:rsidRDefault="00E94901">
      <w:pPr>
        <w:rPr>
          <w:b/>
          <w:bCs/>
          <w:sz w:val="28"/>
          <w:szCs w:val="28"/>
        </w:rPr>
      </w:pPr>
    </w:p>
    <w:p w14:paraId="0B8017E3" w14:textId="57E95368" w:rsidR="006045DD" w:rsidRDefault="006045DD">
      <w:pPr>
        <w:rPr>
          <w:b/>
          <w:bCs/>
          <w:sz w:val="28"/>
          <w:szCs w:val="28"/>
        </w:rPr>
      </w:pPr>
    </w:p>
    <w:p w14:paraId="2D318F81" w14:textId="615B0FB8" w:rsidR="00FB5BAD" w:rsidRDefault="00FB5BAD">
      <w:pPr>
        <w:rPr>
          <w:b/>
          <w:bCs/>
          <w:sz w:val="28"/>
          <w:szCs w:val="28"/>
        </w:rPr>
      </w:pPr>
    </w:p>
    <w:p w14:paraId="7D76E719" w14:textId="77777777" w:rsidR="00FB5BAD" w:rsidRDefault="00FB5BAD">
      <w:pPr>
        <w:rPr>
          <w:b/>
          <w:bCs/>
          <w:sz w:val="28"/>
          <w:szCs w:val="28"/>
        </w:rPr>
      </w:pPr>
    </w:p>
    <w:p w14:paraId="57FB7C0E" w14:textId="4A0C3CA6" w:rsidR="00676779" w:rsidRDefault="001426F2">
      <w:pPr>
        <w:rPr>
          <w:b/>
          <w:bCs/>
          <w:sz w:val="28"/>
          <w:szCs w:val="28"/>
        </w:rPr>
      </w:pPr>
      <w:r w:rsidRPr="001426F2">
        <w:rPr>
          <w:b/>
          <w:bCs/>
          <w:sz w:val="28"/>
          <w:szCs w:val="28"/>
        </w:rPr>
        <w:t>Copil</w:t>
      </w:r>
    </w:p>
    <w:p w14:paraId="619D3D82" w14:textId="77777777" w:rsidR="0086257B" w:rsidRPr="0086257B" w:rsidRDefault="0086257B" w:rsidP="0086257B">
      <w:pPr>
        <w:spacing w:after="0"/>
        <w:rPr>
          <w:sz w:val="24"/>
          <w:szCs w:val="24"/>
        </w:rPr>
      </w:pPr>
      <w:r w:rsidRPr="0086257B">
        <w:rPr>
          <w:sz w:val="24"/>
          <w:szCs w:val="24"/>
        </w:rPr>
        <w:t>INSERT INTO copil (id_copil, nume, prenume, date_nastere, id_grupa, id_parinte)</w:t>
      </w:r>
    </w:p>
    <w:p w14:paraId="684D9F68" w14:textId="77777777" w:rsidR="0086257B" w:rsidRPr="0086257B" w:rsidRDefault="0086257B" w:rsidP="0086257B">
      <w:pPr>
        <w:spacing w:after="0"/>
        <w:rPr>
          <w:sz w:val="24"/>
          <w:szCs w:val="24"/>
        </w:rPr>
      </w:pPr>
      <w:r w:rsidRPr="0086257B">
        <w:rPr>
          <w:sz w:val="24"/>
          <w:szCs w:val="24"/>
        </w:rPr>
        <w:t xml:space="preserve">                  VALUES (1, 'Popescu', 'Maria', TO_DATE('2021-03-10', 'YYYY-MM-DD'), 1, 1);</w:t>
      </w:r>
    </w:p>
    <w:p w14:paraId="04E94A4D" w14:textId="77777777" w:rsidR="0086257B" w:rsidRPr="0086257B" w:rsidRDefault="0086257B" w:rsidP="0086257B">
      <w:pPr>
        <w:spacing w:after="0"/>
        <w:rPr>
          <w:sz w:val="24"/>
          <w:szCs w:val="24"/>
        </w:rPr>
      </w:pPr>
      <w:r w:rsidRPr="0086257B">
        <w:rPr>
          <w:sz w:val="24"/>
          <w:szCs w:val="24"/>
        </w:rPr>
        <w:t>INSERT INTO copil values  (2, 'Ionescu', 'Andrei', TO_DATE('2020-07-25', 'YYYY-MM-DD'), 2, 2);</w:t>
      </w:r>
    </w:p>
    <w:p w14:paraId="04D42692" w14:textId="77777777" w:rsidR="0086257B" w:rsidRPr="0086257B" w:rsidRDefault="0086257B" w:rsidP="0086257B">
      <w:pPr>
        <w:spacing w:after="0"/>
        <w:rPr>
          <w:sz w:val="24"/>
          <w:szCs w:val="24"/>
        </w:rPr>
      </w:pPr>
      <w:r w:rsidRPr="0086257B">
        <w:rPr>
          <w:sz w:val="24"/>
          <w:szCs w:val="24"/>
        </w:rPr>
        <w:t>INSERT INTO copil values  (3, 'Dumitrescu', 'Ana', TO_DATE('2021-11-15', 'YYYY-MM-DD'), 1, 3);</w:t>
      </w:r>
    </w:p>
    <w:p w14:paraId="59D86429" w14:textId="77777777" w:rsidR="0086257B" w:rsidRPr="0086257B" w:rsidRDefault="0086257B" w:rsidP="0086257B">
      <w:pPr>
        <w:spacing w:after="0"/>
        <w:rPr>
          <w:sz w:val="24"/>
          <w:szCs w:val="24"/>
        </w:rPr>
      </w:pPr>
      <w:r w:rsidRPr="0086257B">
        <w:rPr>
          <w:sz w:val="24"/>
          <w:szCs w:val="24"/>
        </w:rPr>
        <w:t>INSERT INTO copil values  (4, 'Georgescu', 'Mihai', TO_DATE('2019-09-05', 'YYYY-MM-DD'), 3, 4);</w:t>
      </w:r>
    </w:p>
    <w:p w14:paraId="5D8770C7" w14:textId="77777777" w:rsidR="0086257B" w:rsidRPr="0086257B" w:rsidRDefault="0086257B" w:rsidP="0086257B">
      <w:pPr>
        <w:spacing w:after="0"/>
        <w:rPr>
          <w:sz w:val="24"/>
          <w:szCs w:val="24"/>
        </w:rPr>
      </w:pPr>
      <w:r w:rsidRPr="0086257B">
        <w:rPr>
          <w:sz w:val="24"/>
          <w:szCs w:val="24"/>
        </w:rPr>
        <w:t>INSERT INTO copil values  (5, 'Popa', 'Elena', TO_DATE('2019-05-20', 'YYYY-MM-DD'), 3, 5);</w:t>
      </w:r>
    </w:p>
    <w:p w14:paraId="2FFE741C" w14:textId="77777777" w:rsidR="0086257B" w:rsidRPr="0086257B" w:rsidRDefault="0086257B" w:rsidP="0086257B">
      <w:pPr>
        <w:spacing w:after="0"/>
        <w:rPr>
          <w:sz w:val="24"/>
          <w:szCs w:val="24"/>
        </w:rPr>
      </w:pPr>
      <w:r w:rsidRPr="0086257B">
        <w:rPr>
          <w:sz w:val="24"/>
          <w:szCs w:val="24"/>
        </w:rPr>
        <w:t>INSERT INTO copil values  (6, 'Radu', 'Alexandru', TO_DATE('2020-08-12', 'YYYY-MM-DD'), 2, 1);</w:t>
      </w:r>
    </w:p>
    <w:p w14:paraId="4FB92CA3" w14:textId="77777777" w:rsidR="0086257B" w:rsidRPr="0086257B" w:rsidRDefault="0086257B" w:rsidP="0086257B">
      <w:pPr>
        <w:spacing w:after="0"/>
        <w:rPr>
          <w:sz w:val="24"/>
          <w:szCs w:val="24"/>
        </w:rPr>
      </w:pPr>
      <w:r w:rsidRPr="0086257B">
        <w:rPr>
          <w:sz w:val="24"/>
          <w:szCs w:val="24"/>
        </w:rPr>
        <w:t>INSERT INTO copil values  (7, 'Stoica', 'Andreea', TO_DATE('2020-02-28', 'YYYY-MM-DD'), 2, 2);</w:t>
      </w:r>
    </w:p>
    <w:p w14:paraId="527F8F22" w14:textId="0DF25A96" w:rsidR="0086257B" w:rsidRPr="0086257B" w:rsidRDefault="0086257B" w:rsidP="0086257B">
      <w:pPr>
        <w:spacing w:after="0"/>
        <w:rPr>
          <w:sz w:val="24"/>
          <w:szCs w:val="24"/>
        </w:rPr>
      </w:pPr>
      <w:r w:rsidRPr="0086257B">
        <w:rPr>
          <w:sz w:val="24"/>
          <w:szCs w:val="24"/>
        </w:rPr>
        <w:t>INSERT INTO copil values  (8, 'Constantin', 'Ionut', TO_DATE('2021-10-15', 'YYYY-MM-DD'), 3, 3);</w:t>
      </w:r>
    </w:p>
    <w:p w14:paraId="4B2621AD" w14:textId="502B2846" w:rsidR="00700BBF" w:rsidRDefault="00700BBF">
      <w:pPr>
        <w:rPr>
          <w:b/>
          <w:bCs/>
          <w:sz w:val="28"/>
          <w:szCs w:val="28"/>
        </w:rPr>
      </w:pPr>
      <w:r w:rsidRPr="00700BBF">
        <w:rPr>
          <w:b/>
          <w:bCs/>
          <w:noProof/>
          <w:sz w:val="28"/>
          <w:szCs w:val="28"/>
        </w:rPr>
        <w:lastRenderedPageBreak/>
        <w:drawing>
          <wp:inline distT="0" distB="0" distL="0" distR="0" wp14:anchorId="22B4E09F" wp14:editId="36427DAC">
            <wp:extent cx="5836920" cy="5050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6920" cy="5050155"/>
                    </a:xfrm>
                    <a:prstGeom prst="rect">
                      <a:avLst/>
                    </a:prstGeom>
                  </pic:spPr>
                </pic:pic>
              </a:graphicData>
            </a:graphic>
          </wp:inline>
        </w:drawing>
      </w:r>
    </w:p>
    <w:p w14:paraId="01807682" w14:textId="384F0AC1" w:rsidR="00700BBF" w:rsidRDefault="00700BBF">
      <w:pPr>
        <w:rPr>
          <w:b/>
          <w:bCs/>
          <w:sz w:val="28"/>
          <w:szCs w:val="28"/>
        </w:rPr>
      </w:pPr>
    </w:p>
    <w:p w14:paraId="6CCF25E1" w14:textId="61ED0BDE" w:rsidR="00700BBF" w:rsidRDefault="00700BBF">
      <w:pPr>
        <w:rPr>
          <w:b/>
          <w:bCs/>
          <w:sz w:val="28"/>
          <w:szCs w:val="28"/>
        </w:rPr>
      </w:pPr>
    </w:p>
    <w:p w14:paraId="5DED2979" w14:textId="6E5D0163" w:rsidR="00700BBF" w:rsidRDefault="00700BBF">
      <w:pPr>
        <w:rPr>
          <w:b/>
          <w:bCs/>
          <w:sz w:val="28"/>
          <w:szCs w:val="28"/>
        </w:rPr>
      </w:pPr>
    </w:p>
    <w:p w14:paraId="010B2B87" w14:textId="77777777" w:rsidR="00700BBF" w:rsidRDefault="00700BBF">
      <w:pPr>
        <w:rPr>
          <w:b/>
          <w:bCs/>
          <w:sz w:val="28"/>
          <w:szCs w:val="28"/>
        </w:rPr>
      </w:pPr>
    </w:p>
    <w:p w14:paraId="45F8C20F" w14:textId="73398353" w:rsidR="00700BBF" w:rsidRDefault="00700BBF">
      <w:pPr>
        <w:rPr>
          <w:b/>
          <w:bCs/>
          <w:sz w:val="28"/>
          <w:szCs w:val="28"/>
        </w:rPr>
      </w:pPr>
    </w:p>
    <w:p w14:paraId="00700B1B" w14:textId="77777777" w:rsidR="00700BBF" w:rsidRDefault="00700BBF">
      <w:pPr>
        <w:rPr>
          <w:b/>
          <w:bCs/>
          <w:sz w:val="28"/>
          <w:szCs w:val="28"/>
        </w:rPr>
      </w:pPr>
    </w:p>
    <w:p w14:paraId="101612F7" w14:textId="78F567E4" w:rsidR="00676779" w:rsidRDefault="00676779">
      <w:pPr>
        <w:rPr>
          <w:b/>
          <w:bCs/>
          <w:sz w:val="28"/>
          <w:szCs w:val="28"/>
        </w:rPr>
      </w:pPr>
      <w:r>
        <w:rPr>
          <w:b/>
          <w:bCs/>
          <w:sz w:val="28"/>
          <w:szCs w:val="28"/>
        </w:rPr>
        <w:t>Grupa</w:t>
      </w:r>
    </w:p>
    <w:p w14:paraId="51A9EDCD" w14:textId="77777777" w:rsidR="0086257B" w:rsidRPr="0086257B" w:rsidRDefault="0086257B" w:rsidP="0086257B">
      <w:pPr>
        <w:rPr>
          <w:sz w:val="24"/>
          <w:szCs w:val="24"/>
        </w:rPr>
      </w:pPr>
      <w:r w:rsidRPr="0086257B">
        <w:rPr>
          <w:sz w:val="24"/>
          <w:szCs w:val="24"/>
        </w:rPr>
        <w:t>INSERT INTO grupa VALUES (1,'Grupa_1',3,10);</w:t>
      </w:r>
    </w:p>
    <w:p w14:paraId="7F14A35E" w14:textId="77777777" w:rsidR="0086257B" w:rsidRPr="0086257B" w:rsidRDefault="0086257B" w:rsidP="0086257B">
      <w:pPr>
        <w:rPr>
          <w:sz w:val="24"/>
          <w:szCs w:val="24"/>
        </w:rPr>
      </w:pPr>
      <w:r w:rsidRPr="0086257B">
        <w:rPr>
          <w:sz w:val="24"/>
          <w:szCs w:val="24"/>
        </w:rPr>
        <w:t>INSERT INTO grupa values (2, 'Grupa_2', 4, 10);</w:t>
      </w:r>
    </w:p>
    <w:p w14:paraId="55CC3B71" w14:textId="77777777" w:rsidR="0086257B" w:rsidRPr="0086257B" w:rsidRDefault="0086257B" w:rsidP="0086257B">
      <w:pPr>
        <w:rPr>
          <w:sz w:val="24"/>
          <w:szCs w:val="24"/>
        </w:rPr>
      </w:pPr>
      <w:r w:rsidRPr="0086257B">
        <w:rPr>
          <w:sz w:val="24"/>
          <w:szCs w:val="24"/>
        </w:rPr>
        <w:t>INSERT INTO grupa values (3, 'Grupa_3', 5, 10);</w:t>
      </w:r>
    </w:p>
    <w:p w14:paraId="17114647" w14:textId="77777777" w:rsidR="0086257B" w:rsidRPr="0086257B" w:rsidRDefault="0086257B" w:rsidP="0086257B">
      <w:pPr>
        <w:rPr>
          <w:sz w:val="24"/>
          <w:szCs w:val="24"/>
        </w:rPr>
      </w:pPr>
      <w:r w:rsidRPr="0086257B">
        <w:rPr>
          <w:sz w:val="24"/>
          <w:szCs w:val="24"/>
        </w:rPr>
        <w:t xml:space="preserve">INSERT INTO grupa values (4, 'Grupa_4', 2, 10);  </w:t>
      </w:r>
    </w:p>
    <w:p w14:paraId="799F9128" w14:textId="0CC1DEAC" w:rsidR="0086257B" w:rsidRPr="0086257B" w:rsidRDefault="0086257B" w:rsidP="0086257B">
      <w:pPr>
        <w:rPr>
          <w:sz w:val="24"/>
          <w:szCs w:val="24"/>
        </w:rPr>
      </w:pPr>
      <w:r w:rsidRPr="0086257B">
        <w:rPr>
          <w:sz w:val="24"/>
          <w:szCs w:val="24"/>
        </w:rPr>
        <w:t>INSERT INTO grupa values (5, 'Grupa_5', 1, 10);</w:t>
      </w:r>
    </w:p>
    <w:p w14:paraId="1675163A" w14:textId="484F585C" w:rsidR="00700BBF" w:rsidRDefault="009F6E63">
      <w:pPr>
        <w:rPr>
          <w:b/>
          <w:bCs/>
          <w:sz w:val="28"/>
          <w:szCs w:val="28"/>
        </w:rPr>
      </w:pPr>
      <w:r w:rsidRPr="009F6E63">
        <w:rPr>
          <w:b/>
          <w:bCs/>
          <w:noProof/>
          <w:sz w:val="28"/>
          <w:szCs w:val="28"/>
        </w:rPr>
        <w:lastRenderedPageBreak/>
        <w:drawing>
          <wp:inline distT="0" distB="0" distL="0" distR="0" wp14:anchorId="26FDA348" wp14:editId="6B6DBD2C">
            <wp:extent cx="3939881" cy="422946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881" cy="4229467"/>
                    </a:xfrm>
                    <a:prstGeom prst="rect">
                      <a:avLst/>
                    </a:prstGeom>
                  </pic:spPr>
                </pic:pic>
              </a:graphicData>
            </a:graphic>
          </wp:inline>
        </w:drawing>
      </w:r>
    </w:p>
    <w:p w14:paraId="583AF66A" w14:textId="68AFB1C4" w:rsidR="000C1122" w:rsidRDefault="000C1122">
      <w:pPr>
        <w:rPr>
          <w:b/>
          <w:bCs/>
          <w:sz w:val="28"/>
          <w:szCs w:val="28"/>
        </w:rPr>
      </w:pPr>
    </w:p>
    <w:p w14:paraId="37438FEF" w14:textId="35F59499" w:rsidR="000C1122" w:rsidRDefault="000C1122">
      <w:pPr>
        <w:rPr>
          <w:b/>
          <w:bCs/>
          <w:sz w:val="28"/>
          <w:szCs w:val="28"/>
        </w:rPr>
      </w:pPr>
    </w:p>
    <w:p w14:paraId="29528414" w14:textId="5DA1CC94" w:rsidR="000C1122" w:rsidRDefault="000C1122">
      <w:pPr>
        <w:rPr>
          <w:b/>
          <w:bCs/>
          <w:sz w:val="28"/>
          <w:szCs w:val="28"/>
        </w:rPr>
      </w:pPr>
    </w:p>
    <w:p w14:paraId="23323763" w14:textId="5883A0D6" w:rsidR="000C1122" w:rsidRDefault="000C1122">
      <w:pPr>
        <w:rPr>
          <w:b/>
          <w:bCs/>
          <w:sz w:val="28"/>
          <w:szCs w:val="28"/>
        </w:rPr>
      </w:pPr>
    </w:p>
    <w:p w14:paraId="1FF637FA" w14:textId="4A43F447" w:rsidR="00700BBF" w:rsidRDefault="000C1122">
      <w:pPr>
        <w:rPr>
          <w:b/>
          <w:bCs/>
          <w:sz w:val="28"/>
          <w:szCs w:val="28"/>
          <w:lang w:val="tk-TM"/>
        </w:rPr>
      </w:pPr>
      <w:r>
        <w:rPr>
          <w:b/>
          <w:bCs/>
          <w:sz w:val="28"/>
          <w:szCs w:val="28"/>
          <w:lang w:val="tk-TM"/>
        </w:rPr>
        <w:t>Angajat</w:t>
      </w:r>
    </w:p>
    <w:p w14:paraId="2A00CFB4" w14:textId="77777777" w:rsidR="0086257B" w:rsidRPr="0086257B" w:rsidRDefault="0086257B" w:rsidP="0086257B">
      <w:pPr>
        <w:spacing w:after="0"/>
        <w:rPr>
          <w:rFonts w:ascii="Times New Roman" w:hAnsi="Times New Roman" w:cs="Times New Roman"/>
          <w:b/>
          <w:bCs/>
          <w:sz w:val="24"/>
          <w:szCs w:val="24"/>
          <w:lang w:val="tk-TM"/>
        </w:rPr>
      </w:pPr>
    </w:p>
    <w:p w14:paraId="7C2CF777" w14:textId="77777777"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t>insert into angajat values(1,'Alexsandre','Anamaria','Anamariaoffice@gmail.com',0723974361,' Director');</w:t>
      </w:r>
    </w:p>
    <w:p w14:paraId="641E9095" w14:textId="77777777"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t>insert into angajat values(2,'Casagandre','Martin','Martinoffice@gmail.com',0723444368,' Manager');</w:t>
      </w:r>
    </w:p>
    <w:p w14:paraId="039D83D1" w14:textId="77777777" w:rsidR="0086257B" w:rsidRPr="0086257B" w:rsidRDefault="0086257B" w:rsidP="0086257B">
      <w:pPr>
        <w:spacing w:after="0"/>
        <w:rPr>
          <w:rFonts w:ascii="Times New Roman" w:hAnsi="Times New Roman" w:cs="Times New Roman"/>
          <w:sz w:val="24"/>
          <w:szCs w:val="24"/>
          <w:lang w:val="tk-TM"/>
        </w:rPr>
      </w:pPr>
    </w:p>
    <w:p w14:paraId="4CD69AAD" w14:textId="77777777"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t>insert into angajat values(3, 'Popescu', 'Ion', 'popescu@example.com', 0722123456, ' prf_matematica');</w:t>
      </w:r>
    </w:p>
    <w:p w14:paraId="5FF8D010" w14:textId="446F4580"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t xml:space="preserve">insert into angajat values (4, 'Ionescu', 'Maria', 'ionescu@example.com', 0763123456, ' </w:t>
      </w:r>
      <w:r w:rsidR="00274765">
        <w:rPr>
          <w:rFonts w:ascii="Times New Roman" w:hAnsi="Times New Roman" w:cs="Times New Roman"/>
          <w:sz w:val="24"/>
          <w:szCs w:val="24"/>
          <w:lang w:val="en-GB"/>
        </w:rPr>
        <w:t>P</w:t>
      </w:r>
      <w:r w:rsidR="00274765" w:rsidRPr="0086257B">
        <w:rPr>
          <w:rFonts w:ascii="Times New Roman" w:hAnsi="Times New Roman" w:cs="Times New Roman"/>
          <w:sz w:val="24"/>
          <w:szCs w:val="24"/>
          <w:lang w:val="tk-TM"/>
        </w:rPr>
        <w:t>rf</w:t>
      </w:r>
      <w:r w:rsidR="00274765" w:rsidRPr="0086257B">
        <w:rPr>
          <w:rFonts w:ascii="Times New Roman" w:hAnsi="Times New Roman" w:cs="Times New Roman"/>
          <w:sz w:val="24"/>
          <w:szCs w:val="24"/>
          <w:lang w:val="tk-TM"/>
        </w:rPr>
        <w:t xml:space="preserve"> </w:t>
      </w:r>
      <w:r w:rsidRPr="0086257B">
        <w:rPr>
          <w:rFonts w:ascii="Times New Roman" w:hAnsi="Times New Roman" w:cs="Times New Roman"/>
          <w:sz w:val="24"/>
          <w:szCs w:val="24"/>
          <w:lang w:val="tk-TM"/>
        </w:rPr>
        <w:t>_Scriss');</w:t>
      </w:r>
    </w:p>
    <w:p w14:paraId="6752E142" w14:textId="2E10F6B9"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t xml:space="preserve">insert into angajat values (5, 'Dumitrescu', 'Andrei', 'dumitrescu@example.com', 0734123456, ' </w:t>
      </w:r>
      <w:r w:rsidR="00274765">
        <w:rPr>
          <w:rFonts w:ascii="Times New Roman" w:hAnsi="Times New Roman" w:cs="Times New Roman"/>
          <w:sz w:val="24"/>
          <w:szCs w:val="24"/>
          <w:lang w:val="en-GB"/>
        </w:rPr>
        <w:t>P</w:t>
      </w:r>
      <w:r w:rsidRPr="0086257B">
        <w:rPr>
          <w:rFonts w:ascii="Times New Roman" w:hAnsi="Times New Roman" w:cs="Times New Roman"/>
          <w:sz w:val="24"/>
          <w:szCs w:val="24"/>
          <w:lang w:val="tk-TM"/>
        </w:rPr>
        <w:t>rf_Arta');</w:t>
      </w:r>
    </w:p>
    <w:p w14:paraId="71988CF2" w14:textId="4322DBD7"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t xml:space="preserve">insert into angajat values (6, 'Georgescu', 'Ana', 'georgescu@example.com', 0745123456, ' </w:t>
      </w:r>
      <w:r w:rsidR="00274765">
        <w:rPr>
          <w:rFonts w:ascii="Times New Roman" w:hAnsi="Times New Roman" w:cs="Times New Roman"/>
          <w:sz w:val="24"/>
          <w:szCs w:val="24"/>
          <w:lang w:val="en-GB"/>
        </w:rPr>
        <w:t>P</w:t>
      </w:r>
      <w:r w:rsidR="00274765" w:rsidRPr="0086257B">
        <w:rPr>
          <w:rFonts w:ascii="Times New Roman" w:hAnsi="Times New Roman" w:cs="Times New Roman"/>
          <w:sz w:val="24"/>
          <w:szCs w:val="24"/>
          <w:lang w:val="tk-TM"/>
        </w:rPr>
        <w:t>rf</w:t>
      </w:r>
      <w:r w:rsidR="00274765" w:rsidRPr="0086257B">
        <w:rPr>
          <w:rFonts w:ascii="Times New Roman" w:hAnsi="Times New Roman" w:cs="Times New Roman"/>
          <w:sz w:val="24"/>
          <w:szCs w:val="24"/>
          <w:lang w:val="tk-TM"/>
        </w:rPr>
        <w:t xml:space="preserve"> </w:t>
      </w:r>
      <w:r w:rsidRPr="0086257B">
        <w:rPr>
          <w:rFonts w:ascii="Times New Roman" w:hAnsi="Times New Roman" w:cs="Times New Roman"/>
          <w:sz w:val="24"/>
          <w:szCs w:val="24"/>
          <w:lang w:val="tk-TM"/>
        </w:rPr>
        <w:t>_Robotica');</w:t>
      </w:r>
    </w:p>
    <w:p w14:paraId="0464164E" w14:textId="56011C0C"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t xml:space="preserve">insert into angajat values(7, 'Elena', 'Ionescu', 'ionescu11@example.com', 0776123146, ' </w:t>
      </w:r>
      <w:proofErr w:type="spellStart"/>
      <w:r w:rsidR="00274765">
        <w:rPr>
          <w:rFonts w:ascii="Times New Roman" w:hAnsi="Times New Roman" w:cs="Times New Roman"/>
          <w:sz w:val="24"/>
          <w:szCs w:val="24"/>
          <w:lang w:val="en-GB"/>
        </w:rPr>
        <w:t>Prf</w:t>
      </w:r>
      <w:proofErr w:type="spellEnd"/>
      <w:r w:rsidRPr="0086257B">
        <w:rPr>
          <w:rFonts w:ascii="Times New Roman" w:hAnsi="Times New Roman" w:cs="Times New Roman"/>
          <w:sz w:val="24"/>
          <w:szCs w:val="24"/>
          <w:lang w:val="tk-TM"/>
        </w:rPr>
        <w:t>_limba_Engleza');</w:t>
      </w:r>
    </w:p>
    <w:p w14:paraId="0EB86184" w14:textId="77777777" w:rsidR="0086257B" w:rsidRPr="0086257B" w:rsidRDefault="0086257B" w:rsidP="0086257B">
      <w:pPr>
        <w:spacing w:after="0"/>
        <w:rPr>
          <w:rFonts w:ascii="Times New Roman" w:hAnsi="Times New Roman" w:cs="Times New Roman"/>
          <w:sz w:val="24"/>
          <w:szCs w:val="24"/>
          <w:lang w:val="tk-TM"/>
        </w:rPr>
      </w:pPr>
    </w:p>
    <w:p w14:paraId="5281BAC0" w14:textId="77777777"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lastRenderedPageBreak/>
        <w:t>insert into angajat values(8, 'Constantin', 'Mihai', 'constantin@example.com', 0770514508, ' Tehnic');</w:t>
      </w:r>
    </w:p>
    <w:p w14:paraId="55E6419F" w14:textId="77777777"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t>insert into angajat values(9, 'Ioana', 'Dobre', 'Dobre22@example.com', 0726773454, ' Curatenia');</w:t>
      </w:r>
    </w:p>
    <w:p w14:paraId="2BFF1186" w14:textId="7D7063D9" w:rsidR="0086257B" w:rsidRPr="0086257B" w:rsidRDefault="0086257B" w:rsidP="0086257B">
      <w:pPr>
        <w:spacing w:after="0"/>
        <w:rPr>
          <w:rFonts w:ascii="Times New Roman" w:hAnsi="Times New Roman" w:cs="Times New Roman"/>
          <w:sz w:val="24"/>
          <w:szCs w:val="24"/>
          <w:lang w:val="tk-TM"/>
        </w:rPr>
      </w:pPr>
      <w:r w:rsidRPr="0086257B">
        <w:rPr>
          <w:rFonts w:ascii="Times New Roman" w:hAnsi="Times New Roman" w:cs="Times New Roman"/>
          <w:sz w:val="24"/>
          <w:szCs w:val="24"/>
          <w:lang w:val="tk-TM"/>
        </w:rPr>
        <w:t>insert into angajat values(10, 'Andrea', 'Munteanu', 'Andreea10@example.com', 0786121456, ' Curatenia');</w:t>
      </w:r>
    </w:p>
    <w:p w14:paraId="10981CD1" w14:textId="77777777" w:rsidR="009F6E63" w:rsidRPr="0086257B" w:rsidRDefault="009F6E63" w:rsidP="0086257B">
      <w:pPr>
        <w:spacing w:after="0"/>
        <w:rPr>
          <w:rFonts w:ascii="Times New Roman" w:hAnsi="Times New Roman" w:cs="Times New Roman"/>
          <w:sz w:val="24"/>
          <w:szCs w:val="24"/>
          <w:lang w:val="tk-TM"/>
        </w:rPr>
      </w:pPr>
    </w:p>
    <w:p w14:paraId="584B5154" w14:textId="5AD72F1B" w:rsidR="00700BBF" w:rsidRDefault="000C1122">
      <w:pPr>
        <w:rPr>
          <w:b/>
          <w:bCs/>
          <w:sz w:val="28"/>
          <w:szCs w:val="28"/>
        </w:rPr>
      </w:pPr>
      <w:r w:rsidRPr="000C1122">
        <w:rPr>
          <w:b/>
          <w:bCs/>
          <w:noProof/>
          <w:sz w:val="28"/>
          <w:szCs w:val="28"/>
        </w:rPr>
        <w:drawing>
          <wp:inline distT="0" distB="0" distL="0" distR="0" wp14:anchorId="0C370AA2" wp14:editId="65CA00C7">
            <wp:extent cx="5836920" cy="4477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6920" cy="4477385"/>
                    </a:xfrm>
                    <a:prstGeom prst="rect">
                      <a:avLst/>
                    </a:prstGeom>
                  </pic:spPr>
                </pic:pic>
              </a:graphicData>
            </a:graphic>
          </wp:inline>
        </w:drawing>
      </w:r>
    </w:p>
    <w:p w14:paraId="79F52A07" w14:textId="77777777" w:rsidR="000C1122" w:rsidRDefault="000C1122">
      <w:pPr>
        <w:rPr>
          <w:b/>
          <w:bCs/>
          <w:sz w:val="28"/>
          <w:szCs w:val="28"/>
        </w:rPr>
      </w:pPr>
    </w:p>
    <w:p w14:paraId="7CF6A334" w14:textId="1CE005B1" w:rsidR="00700BBF" w:rsidRDefault="00700BBF">
      <w:pPr>
        <w:rPr>
          <w:b/>
          <w:bCs/>
          <w:sz w:val="28"/>
          <w:szCs w:val="28"/>
        </w:rPr>
      </w:pPr>
    </w:p>
    <w:p w14:paraId="3A3D6B74" w14:textId="479635E2" w:rsidR="00700BBF" w:rsidRDefault="00700BBF" w:rsidP="00700BBF">
      <w:pPr>
        <w:rPr>
          <w:b/>
          <w:bCs/>
          <w:sz w:val="28"/>
          <w:szCs w:val="28"/>
        </w:rPr>
      </w:pPr>
      <w:r>
        <w:rPr>
          <w:b/>
          <w:bCs/>
          <w:sz w:val="28"/>
          <w:szCs w:val="28"/>
        </w:rPr>
        <w:t>Subiect</w:t>
      </w:r>
    </w:p>
    <w:p w14:paraId="1088125D" w14:textId="77777777" w:rsidR="0086257B" w:rsidRPr="0086257B" w:rsidRDefault="0086257B" w:rsidP="0086257B">
      <w:pPr>
        <w:rPr>
          <w:rFonts w:ascii="Times New Roman" w:hAnsi="Times New Roman" w:cs="Times New Roman"/>
          <w:sz w:val="24"/>
          <w:szCs w:val="24"/>
        </w:rPr>
      </w:pPr>
      <w:r w:rsidRPr="0086257B">
        <w:rPr>
          <w:rFonts w:ascii="Times New Roman" w:hAnsi="Times New Roman" w:cs="Times New Roman"/>
          <w:sz w:val="24"/>
          <w:szCs w:val="24"/>
        </w:rPr>
        <w:t>insert into subiect values(1,'Matematica');</w:t>
      </w:r>
    </w:p>
    <w:p w14:paraId="4F353188" w14:textId="77777777" w:rsidR="0086257B" w:rsidRPr="0086257B" w:rsidRDefault="0086257B" w:rsidP="0086257B">
      <w:pPr>
        <w:rPr>
          <w:rFonts w:ascii="Times New Roman" w:hAnsi="Times New Roman" w:cs="Times New Roman"/>
          <w:sz w:val="24"/>
          <w:szCs w:val="24"/>
        </w:rPr>
      </w:pPr>
      <w:r w:rsidRPr="0086257B">
        <w:rPr>
          <w:rFonts w:ascii="Times New Roman" w:hAnsi="Times New Roman" w:cs="Times New Roman"/>
          <w:sz w:val="24"/>
          <w:szCs w:val="24"/>
        </w:rPr>
        <w:t>insert into subiect values(2,'Scriss');</w:t>
      </w:r>
    </w:p>
    <w:p w14:paraId="46BA0DA4" w14:textId="77777777" w:rsidR="0086257B" w:rsidRPr="0086257B" w:rsidRDefault="0086257B" w:rsidP="0086257B">
      <w:pPr>
        <w:rPr>
          <w:rFonts w:ascii="Times New Roman" w:hAnsi="Times New Roman" w:cs="Times New Roman"/>
          <w:sz w:val="24"/>
          <w:szCs w:val="24"/>
        </w:rPr>
      </w:pPr>
      <w:r w:rsidRPr="0086257B">
        <w:rPr>
          <w:rFonts w:ascii="Times New Roman" w:hAnsi="Times New Roman" w:cs="Times New Roman"/>
          <w:sz w:val="24"/>
          <w:szCs w:val="24"/>
        </w:rPr>
        <w:t>insert into subiect values(3,'Arta');</w:t>
      </w:r>
    </w:p>
    <w:p w14:paraId="6AAA213F" w14:textId="77777777" w:rsidR="0086257B" w:rsidRPr="0086257B" w:rsidRDefault="0086257B" w:rsidP="0086257B">
      <w:pPr>
        <w:rPr>
          <w:rFonts w:ascii="Times New Roman" w:hAnsi="Times New Roman" w:cs="Times New Roman"/>
          <w:sz w:val="24"/>
          <w:szCs w:val="24"/>
        </w:rPr>
      </w:pPr>
      <w:r w:rsidRPr="0086257B">
        <w:rPr>
          <w:rFonts w:ascii="Times New Roman" w:hAnsi="Times New Roman" w:cs="Times New Roman"/>
          <w:sz w:val="24"/>
          <w:szCs w:val="24"/>
        </w:rPr>
        <w:t>insert into subiect values(4,'Robotica');</w:t>
      </w:r>
    </w:p>
    <w:p w14:paraId="689DEC33" w14:textId="1BCA5178" w:rsidR="0086257B" w:rsidRPr="0086257B" w:rsidRDefault="0086257B" w:rsidP="0086257B">
      <w:pPr>
        <w:rPr>
          <w:rFonts w:ascii="Times New Roman" w:hAnsi="Times New Roman" w:cs="Times New Roman"/>
          <w:sz w:val="24"/>
          <w:szCs w:val="24"/>
        </w:rPr>
      </w:pPr>
      <w:r w:rsidRPr="0086257B">
        <w:rPr>
          <w:rFonts w:ascii="Times New Roman" w:hAnsi="Times New Roman" w:cs="Times New Roman"/>
          <w:sz w:val="24"/>
          <w:szCs w:val="24"/>
        </w:rPr>
        <w:t>insert into subiect values(5,'Limba_Engleza');</w:t>
      </w:r>
    </w:p>
    <w:p w14:paraId="1B58D704" w14:textId="77777777" w:rsidR="00700BBF" w:rsidRDefault="00700BBF">
      <w:pPr>
        <w:rPr>
          <w:b/>
          <w:bCs/>
          <w:sz w:val="28"/>
          <w:szCs w:val="28"/>
        </w:rPr>
      </w:pPr>
    </w:p>
    <w:p w14:paraId="5EBB8ECE" w14:textId="77777777" w:rsidR="0086257B" w:rsidRDefault="00700BBF" w:rsidP="0086257B">
      <w:pPr>
        <w:rPr>
          <w:b/>
          <w:bCs/>
          <w:sz w:val="28"/>
          <w:szCs w:val="28"/>
        </w:rPr>
      </w:pPr>
      <w:r w:rsidRPr="00700BBF">
        <w:rPr>
          <w:b/>
          <w:bCs/>
          <w:noProof/>
          <w:sz w:val="28"/>
          <w:szCs w:val="28"/>
        </w:rPr>
        <w:lastRenderedPageBreak/>
        <w:drawing>
          <wp:inline distT="0" distB="0" distL="0" distR="0" wp14:anchorId="3F61EEB0" wp14:editId="2B0E9C99">
            <wp:extent cx="4099915" cy="43132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9915" cy="4313294"/>
                    </a:xfrm>
                    <a:prstGeom prst="rect">
                      <a:avLst/>
                    </a:prstGeom>
                  </pic:spPr>
                </pic:pic>
              </a:graphicData>
            </a:graphic>
          </wp:inline>
        </w:drawing>
      </w:r>
    </w:p>
    <w:p w14:paraId="55A09509" w14:textId="13FFFDE2" w:rsidR="0086257B" w:rsidRPr="0086257B" w:rsidRDefault="009F6E63" w:rsidP="0086257B">
      <w:pPr>
        <w:rPr>
          <w:b/>
          <w:bCs/>
          <w:sz w:val="28"/>
          <w:szCs w:val="28"/>
        </w:rPr>
      </w:pPr>
      <w:r>
        <w:rPr>
          <w:b/>
          <w:bCs/>
          <w:sz w:val="28"/>
          <w:szCs w:val="28"/>
        </w:rPr>
        <w:t>7.Lecția</w:t>
      </w:r>
    </w:p>
    <w:p w14:paraId="0C8267F8"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values(1,3,1,1);</w:t>
      </w:r>
    </w:p>
    <w:p w14:paraId="01DB4594"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values(2,5,1,3);</w:t>
      </w:r>
    </w:p>
    <w:p w14:paraId="5408DFE2"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values(3,6,1,4);</w:t>
      </w:r>
    </w:p>
    <w:p w14:paraId="7381C5E1"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values(4,7,1,5);</w:t>
      </w:r>
    </w:p>
    <w:p w14:paraId="54914558"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values(5,4,1,2);</w:t>
      </w:r>
    </w:p>
    <w:p w14:paraId="641E1D81" w14:textId="77777777" w:rsidR="0086257B" w:rsidRPr="00A82426" w:rsidRDefault="0086257B" w:rsidP="0086257B">
      <w:pPr>
        <w:spacing w:after="0"/>
        <w:rPr>
          <w:rFonts w:ascii="Times New Roman" w:hAnsi="Times New Roman" w:cs="Times New Roman"/>
          <w:sz w:val="24"/>
          <w:szCs w:val="24"/>
        </w:rPr>
      </w:pPr>
    </w:p>
    <w:p w14:paraId="725EC436"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values(6,3,2,1);</w:t>
      </w:r>
    </w:p>
    <w:p w14:paraId="389A5077"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values(7,4,2,2);</w:t>
      </w:r>
    </w:p>
    <w:p w14:paraId="130DC105"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values(8,5,2,3);</w:t>
      </w:r>
    </w:p>
    <w:p w14:paraId="11B2A3DA"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values(9,6,2,4);</w:t>
      </w:r>
    </w:p>
    <w:p w14:paraId="0D449D2B"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values(10,7,2,5);</w:t>
      </w:r>
    </w:p>
    <w:p w14:paraId="1C4E2C3A" w14:textId="77777777" w:rsidR="0086257B" w:rsidRPr="00A82426" w:rsidRDefault="0086257B" w:rsidP="0086257B">
      <w:pPr>
        <w:spacing w:after="0"/>
        <w:rPr>
          <w:rFonts w:ascii="Times New Roman" w:hAnsi="Times New Roman" w:cs="Times New Roman"/>
          <w:sz w:val="24"/>
          <w:szCs w:val="24"/>
        </w:rPr>
      </w:pPr>
    </w:p>
    <w:p w14:paraId="7E0369FC"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values(11,3,3,1);</w:t>
      </w:r>
    </w:p>
    <w:p w14:paraId="6405DC3C"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values(12,4,3,2);</w:t>
      </w:r>
    </w:p>
    <w:p w14:paraId="4FDED505"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values(13,5,3,3);</w:t>
      </w:r>
    </w:p>
    <w:p w14:paraId="329EF7E2" w14:textId="77777777"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values(14,6,3,4);</w:t>
      </w:r>
    </w:p>
    <w:p w14:paraId="51CE8CCE" w14:textId="1798757E" w:rsidR="0086257B" w:rsidRPr="00A82426" w:rsidRDefault="0086257B" w:rsidP="0086257B">
      <w:pPr>
        <w:spacing w:after="0"/>
        <w:rPr>
          <w:rFonts w:ascii="Times New Roman" w:hAnsi="Times New Roman" w:cs="Times New Roman"/>
          <w:sz w:val="24"/>
          <w:szCs w:val="24"/>
        </w:rPr>
      </w:pPr>
      <w:r w:rsidRPr="00A82426">
        <w:rPr>
          <w:rFonts w:ascii="Times New Roman" w:hAnsi="Times New Roman" w:cs="Times New Roman"/>
          <w:sz w:val="24"/>
          <w:szCs w:val="24"/>
        </w:rPr>
        <w:t>insert into lectia values(15,7,3,5);</w:t>
      </w:r>
    </w:p>
    <w:p w14:paraId="2DC98F5D" w14:textId="77777777" w:rsidR="009F6E63" w:rsidRDefault="009F6E63">
      <w:pPr>
        <w:rPr>
          <w:b/>
          <w:bCs/>
          <w:sz w:val="28"/>
          <w:szCs w:val="28"/>
        </w:rPr>
      </w:pPr>
    </w:p>
    <w:p w14:paraId="288B69D5" w14:textId="55360D2E" w:rsidR="009F6E63" w:rsidRDefault="00345680">
      <w:pPr>
        <w:rPr>
          <w:b/>
          <w:bCs/>
          <w:sz w:val="28"/>
          <w:szCs w:val="28"/>
        </w:rPr>
      </w:pPr>
      <w:r w:rsidRPr="00345680">
        <w:rPr>
          <w:b/>
          <w:bCs/>
          <w:noProof/>
          <w:sz w:val="28"/>
          <w:szCs w:val="28"/>
        </w:rPr>
        <w:lastRenderedPageBreak/>
        <w:drawing>
          <wp:inline distT="0" distB="0" distL="0" distR="0" wp14:anchorId="15A48437" wp14:editId="6370F809">
            <wp:extent cx="4435224" cy="6035563"/>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5224" cy="6035563"/>
                    </a:xfrm>
                    <a:prstGeom prst="rect">
                      <a:avLst/>
                    </a:prstGeom>
                  </pic:spPr>
                </pic:pic>
              </a:graphicData>
            </a:graphic>
          </wp:inline>
        </w:drawing>
      </w:r>
    </w:p>
    <w:p w14:paraId="036BCABF" w14:textId="3BE00310" w:rsidR="006D2FBB" w:rsidRPr="006D2FBB" w:rsidRDefault="006D2FBB" w:rsidP="006D2FBB">
      <w:pPr>
        <w:rPr>
          <w:sz w:val="28"/>
          <w:szCs w:val="28"/>
        </w:rPr>
      </w:pPr>
    </w:p>
    <w:p w14:paraId="1BE24293" w14:textId="5220B900" w:rsidR="006D2FBB" w:rsidRPr="006D2FBB" w:rsidRDefault="006D2FBB" w:rsidP="006D2FBB">
      <w:pPr>
        <w:rPr>
          <w:sz w:val="28"/>
          <w:szCs w:val="28"/>
        </w:rPr>
      </w:pPr>
    </w:p>
    <w:p w14:paraId="4C66064C" w14:textId="010C6E86" w:rsidR="006D2FBB" w:rsidRPr="006D2FBB" w:rsidRDefault="006D2FBB" w:rsidP="006D2FBB">
      <w:pPr>
        <w:rPr>
          <w:sz w:val="28"/>
          <w:szCs w:val="28"/>
        </w:rPr>
      </w:pPr>
    </w:p>
    <w:p w14:paraId="54F8C725" w14:textId="66FCC6AF" w:rsidR="006D2FBB" w:rsidRPr="006D2FBB" w:rsidRDefault="006D2FBB" w:rsidP="006D2FBB">
      <w:pPr>
        <w:rPr>
          <w:sz w:val="28"/>
          <w:szCs w:val="28"/>
        </w:rPr>
      </w:pPr>
    </w:p>
    <w:p w14:paraId="3063E2E8" w14:textId="057D2A27" w:rsidR="006D2FBB" w:rsidRDefault="006D2FBB" w:rsidP="006D2FBB">
      <w:pPr>
        <w:tabs>
          <w:tab w:val="left" w:pos="3740"/>
        </w:tabs>
        <w:rPr>
          <w:b/>
          <w:bCs/>
          <w:sz w:val="28"/>
          <w:szCs w:val="28"/>
        </w:rPr>
      </w:pPr>
    </w:p>
    <w:p w14:paraId="2DC6C1F5" w14:textId="3D0B98CA" w:rsidR="006D2FBB" w:rsidRDefault="006D2FBB" w:rsidP="006D2FBB">
      <w:pPr>
        <w:tabs>
          <w:tab w:val="left" w:pos="3740"/>
        </w:tabs>
        <w:rPr>
          <w:b/>
          <w:bCs/>
          <w:sz w:val="28"/>
          <w:szCs w:val="28"/>
        </w:rPr>
      </w:pPr>
    </w:p>
    <w:p w14:paraId="00F14D7C" w14:textId="1B757FC8" w:rsidR="006D2FBB" w:rsidRDefault="006D2FBB" w:rsidP="006D2FBB">
      <w:pPr>
        <w:tabs>
          <w:tab w:val="left" w:pos="3740"/>
        </w:tabs>
        <w:rPr>
          <w:b/>
          <w:bCs/>
          <w:sz w:val="28"/>
          <w:szCs w:val="28"/>
        </w:rPr>
      </w:pPr>
    </w:p>
    <w:p w14:paraId="05B3D4FB" w14:textId="77777777" w:rsidR="00CF03B6" w:rsidRDefault="00CF03B6" w:rsidP="006D2FBB">
      <w:pPr>
        <w:tabs>
          <w:tab w:val="left" w:pos="3740"/>
        </w:tabs>
        <w:rPr>
          <w:b/>
          <w:bCs/>
          <w:sz w:val="28"/>
          <w:szCs w:val="28"/>
        </w:rPr>
      </w:pPr>
    </w:p>
    <w:p w14:paraId="3F994478" w14:textId="14E70435" w:rsidR="0071149D" w:rsidRPr="006D7B21" w:rsidRDefault="006D2FBB" w:rsidP="0071149D">
      <w:pPr>
        <w:pStyle w:val="Default"/>
        <w:rPr>
          <w:color w:val="auto"/>
        </w:rPr>
      </w:pPr>
      <w:r>
        <w:rPr>
          <w:b/>
          <w:bCs/>
          <w:sz w:val="28"/>
          <w:szCs w:val="28"/>
        </w:rPr>
        <w:t>12.</w:t>
      </w:r>
      <w:r w:rsidR="0071149D" w:rsidRPr="0071149D">
        <w:t xml:space="preserve"> </w:t>
      </w:r>
      <w:r w:rsidR="0071149D" w:rsidRPr="006D7B21">
        <w:rPr>
          <w:color w:val="auto"/>
        </w:rPr>
        <w:t xml:space="preserve">12. </w:t>
      </w:r>
      <w:proofErr w:type="spellStart"/>
      <w:r w:rsidR="0071149D" w:rsidRPr="006D7B21">
        <w:rPr>
          <w:color w:val="auto"/>
        </w:rPr>
        <w:t>Formulați</w:t>
      </w:r>
      <w:proofErr w:type="spellEnd"/>
      <w:r w:rsidR="0071149D" w:rsidRPr="006D7B21">
        <w:rPr>
          <w:color w:val="auto"/>
        </w:rPr>
        <w:t xml:space="preserve"> </w:t>
      </w:r>
      <w:proofErr w:type="spellStart"/>
      <w:r w:rsidR="0071149D" w:rsidRPr="006D7B21">
        <w:rPr>
          <w:color w:val="auto"/>
        </w:rPr>
        <w:t>în</w:t>
      </w:r>
      <w:proofErr w:type="spellEnd"/>
      <w:r w:rsidR="0071149D" w:rsidRPr="006D7B21">
        <w:rPr>
          <w:color w:val="auto"/>
        </w:rPr>
        <w:t xml:space="preserve"> </w:t>
      </w:r>
      <w:proofErr w:type="spellStart"/>
      <w:r w:rsidR="0071149D" w:rsidRPr="006D7B21">
        <w:rPr>
          <w:color w:val="auto"/>
        </w:rPr>
        <w:t>limbaj</w:t>
      </w:r>
      <w:proofErr w:type="spellEnd"/>
      <w:r w:rsidR="0071149D" w:rsidRPr="006D7B21">
        <w:rPr>
          <w:color w:val="auto"/>
        </w:rPr>
        <w:t xml:space="preserve"> natural </w:t>
      </w:r>
      <w:proofErr w:type="spellStart"/>
      <w:r w:rsidR="0071149D" w:rsidRPr="006D7B21">
        <w:rPr>
          <w:color w:val="auto"/>
        </w:rPr>
        <w:t>și</w:t>
      </w:r>
      <w:proofErr w:type="spellEnd"/>
      <w:r w:rsidR="0071149D" w:rsidRPr="006D7B21">
        <w:rPr>
          <w:color w:val="auto"/>
        </w:rPr>
        <w:t xml:space="preserve"> </w:t>
      </w:r>
      <w:proofErr w:type="spellStart"/>
      <w:r w:rsidR="0071149D" w:rsidRPr="006D7B21">
        <w:rPr>
          <w:color w:val="auto"/>
        </w:rPr>
        <w:t>implementați</w:t>
      </w:r>
      <w:proofErr w:type="spellEnd"/>
      <w:r w:rsidR="0071149D" w:rsidRPr="006D7B21">
        <w:rPr>
          <w:color w:val="auto"/>
        </w:rPr>
        <w:t xml:space="preserve"> 5 </w:t>
      </w:r>
      <w:proofErr w:type="spellStart"/>
      <w:r w:rsidR="0071149D" w:rsidRPr="006D7B21">
        <w:rPr>
          <w:color w:val="auto"/>
        </w:rPr>
        <w:t>cereri</w:t>
      </w:r>
      <w:proofErr w:type="spellEnd"/>
      <w:r w:rsidR="0071149D" w:rsidRPr="006D7B21">
        <w:rPr>
          <w:color w:val="auto"/>
        </w:rPr>
        <w:t xml:space="preserve"> SQL </w:t>
      </w:r>
      <w:proofErr w:type="spellStart"/>
      <w:r w:rsidR="0071149D" w:rsidRPr="006D7B21">
        <w:rPr>
          <w:color w:val="auto"/>
        </w:rPr>
        <w:t>complexe</w:t>
      </w:r>
      <w:proofErr w:type="spellEnd"/>
      <w:r w:rsidR="0071149D" w:rsidRPr="006D7B21">
        <w:rPr>
          <w:color w:val="auto"/>
        </w:rPr>
        <w:t xml:space="preserve"> </w:t>
      </w:r>
      <w:proofErr w:type="spellStart"/>
      <w:r w:rsidR="0071149D" w:rsidRPr="006D7B21">
        <w:rPr>
          <w:color w:val="auto"/>
        </w:rPr>
        <w:t>ce</w:t>
      </w:r>
      <w:proofErr w:type="spellEnd"/>
      <w:r w:rsidR="0071149D" w:rsidRPr="006D7B21">
        <w:rPr>
          <w:color w:val="auto"/>
        </w:rPr>
        <w:t xml:space="preserve"> </w:t>
      </w:r>
      <w:proofErr w:type="spellStart"/>
      <w:r w:rsidR="0071149D" w:rsidRPr="006D7B21">
        <w:rPr>
          <w:color w:val="auto"/>
        </w:rPr>
        <w:t>vor</w:t>
      </w:r>
      <w:proofErr w:type="spellEnd"/>
      <w:r w:rsidR="0071149D" w:rsidRPr="006D7B21">
        <w:rPr>
          <w:color w:val="auto"/>
        </w:rPr>
        <w:t xml:space="preserve"> </w:t>
      </w:r>
      <w:proofErr w:type="spellStart"/>
      <w:r w:rsidR="0071149D" w:rsidRPr="006D7B21">
        <w:rPr>
          <w:color w:val="auto"/>
        </w:rPr>
        <w:t>utiliza</w:t>
      </w:r>
      <w:proofErr w:type="spellEnd"/>
      <w:r w:rsidR="0071149D" w:rsidRPr="006D7B21">
        <w:rPr>
          <w:color w:val="auto"/>
        </w:rPr>
        <w:t xml:space="preserve">, </w:t>
      </w:r>
      <w:proofErr w:type="spellStart"/>
      <w:r w:rsidR="0071149D" w:rsidRPr="006D7B21">
        <w:rPr>
          <w:color w:val="auto"/>
        </w:rPr>
        <w:t>în</w:t>
      </w:r>
      <w:proofErr w:type="spellEnd"/>
    </w:p>
    <w:p w14:paraId="75E47772" w14:textId="77777777" w:rsidR="0071149D" w:rsidRPr="006D7B21" w:rsidRDefault="0071149D" w:rsidP="0071149D">
      <w:pPr>
        <w:pStyle w:val="Default"/>
        <w:rPr>
          <w:color w:val="auto"/>
        </w:rPr>
      </w:pPr>
      <w:proofErr w:type="spellStart"/>
      <w:r w:rsidRPr="006D7B21">
        <w:rPr>
          <w:color w:val="auto"/>
        </w:rPr>
        <w:t>ansamblul</w:t>
      </w:r>
      <w:proofErr w:type="spellEnd"/>
      <w:r w:rsidRPr="006D7B21">
        <w:rPr>
          <w:color w:val="auto"/>
        </w:rPr>
        <w:t xml:space="preserve"> lor, </w:t>
      </w:r>
      <w:proofErr w:type="spellStart"/>
      <w:r w:rsidRPr="006D7B21">
        <w:rPr>
          <w:color w:val="auto"/>
        </w:rPr>
        <w:t>următoarele</w:t>
      </w:r>
      <w:proofErr w:type="spellEnd"/>
      <w:r w:rsidRPr="006D7B21">
        <w:rPr>
          <w:color w:val="auto"/>
        </w:rPr>
        <w:t xml:space="preserve"> </w:t>
      </w:r>
      <w:proofErr w:type="spellStart"/>
      <w:r w:rsidRPr="006D7B21">
        <w:rPr>
          <w:color w:val="auto"/>
        </w:rPr>
        <w:t>elemente</w:t>
      </w:r>
      <w:proofErr w:type="spellEnd"/>
      <w:r w:rsidRPr="006D7B21">
        <w:rPr>
          <w:color w:val="auto"/>
        </w:rPr>
        <w:t>:</w:t>
      </w:r>
    </w:p>
    <w:p w14:paraId="58C75808" w14:textId="77777777" w:rsidR="0071149D" w:rsidRPr="006D7B21" w:rsidRDefault="0071149D" w:rsidP="0071149D">
      <w:pPr>
        <w:pStyle w:val="Default"/>
        <w:rPr>
          <w:color w:val="auto"/>
        </w:rPr>
      </w:pPr>
      <w:r w:rsidRPr="006D7B21">
        <w:rPr>
          <w:color w:val="auto"/>
        </w:rPr>
        <w:t xml:space="preserve">a) </w:t>
      </w:r>
      <w:proofErr w:type="spellStart"/>
      <w:r w:rsidRPr="006D7B21">
        <w:rPr>
          <w:color w:val="auto"/>
        </w:rPr>
        <w:t>subcereri</w:t>
      </w:r>
      <w:proofErr w:type="spellEnd"/>
      <w:r w:rsidRPr="006D7B21">
        <w:rPr>
          <w:color w:val="auto"/>
        </w:rPr>
        <w:t xml:space="preserve"> </w:t>
      </w:r>
      <w:proofErr w:type="spellStart"/>
      <w:r w:rsidRPr="006D7B21">
        <w:rPr>
          <w:color w:val="auto"/>
        </w:rPr>
        <w:t>sincronizate</w:t>
      </w:r>
      <w:proofErr w:type="spellEnd"/>
      <w:r w:rsidRPr="006D7B21">
        <w:rPr>
          <w:color w:val="auto"/>
        </w:rPr>
        <w:t xml:space="preserve"> </w:t>
      </w:r>
      <w:proofErr w:type="spellStart"/>
      <w:r w:rsidRPr="006D7B21">
        <w:rPr>
          <w:color w:val="auto"/>
        </w:rPr>
        <w:t>în</w:t>
      </w:r>
      <w:proofErr w:type="spellEnd"/>
      <w:r w:rsidRPr="006D7B21">
        <w:rPr>
          <w:color w:val="auto"/>
        </w:rPr>
        <w:t xml:space="preserve"> care </w:t>
      </w:r>
      <w:proofErr w:type="spellStart"/>
      <w:r w:rsidRPr="006D7B21">
        <w:rPr>
          <w:color w:val="auto"/>
        </w:rPr>
        <w:t>intervin</w:t>
      </w:r>
      <w:proofErr w:type="spellEnd"/>
      <w:r w:rsidRPr="006D7B21">
        <w:rPr>
          <w:color w:val="auto"/>
        </w:rPr>
        <w:t xml:space="preserve"> </w:t>
      </w:r>
      <w:proofErr w:type="spellStart"/>
      <w:r w:rsidRPr="006D7B21">
        <w:rPr>
          <w:color w:val="auto"/>
        </w:rPr>
        <w:t>cel</w:t>
      </w:r>
      <w:proofErr w:type="spellEnd"/>
      <w:r w:rsidRPr="006D7B21">
        <w:rPr>
          <w:color w:val="auto"/>
        </w:rPr>
        <w:t xml:space="preserve"> </w:t>
      </w:r>
      <w:proofErr w:type="spellStart"/>
      <w:r w:rsidRPr="006D7B21">
        <w:rPr>
          <w:color w:val="auto"/>
        </w:rPr>
        <w:t>puțin</w:t>
      </w:r>
      <w:proofErr w:type="spellEnd"/>
      <w:r w:rsidRPr="006D7B21">
        <w:rPr>
          <w:color w:val="auto"/>
        </w:rPr>
        <w:t xml:space="preserve"> 3 </w:t>
      </w:r>
      <w:proofErr w:type="spellStart"/>
      <w:r w:rsidRPr="006D7B21">
        <w:rPr>
          <w:color w:val="auto"/>
        </w:rPr>
        <w:t>tabele</w:t>
      </w:r>
      <w:proofErr w:type="spellEnd"/>
    </w:p>
    <w:p w14:paraId="7289226A" w14:textId="77777777" w:rsidR="0071149D" w:rsidRPr="006D7B21" w:rsidRDefault="0071149D" w:rsidP="0071149D">
      <w:pPr>
        <w:pStyle w:val="Default"/>
        <w:rPr>
          <w:color w:val="auto"/>
        </w:rPr>
      </w:pPr>
      <w:r w:rsidRPr="006D7B21">
        <w:rPr>
          <w:color w:val="auto"/>
        </w:rPr>
        <w:lastRenderedPageBreak/>
        <w:t xml:space="preserve">b) </w:t>
      </w:r>
      <w:proofErr w:type="spellStart"/>
      <w:r w:rsidRPr="006D7B21">
        <w:rPr>
          <w:color w:val="auto"/>
        </w:rPr>
        <w:t>subcereri</w:t>
      </w:r>
      <w:proofErr w:type="spellEnd"/>
      <w:r w:rsidRPr="006D7B21">
        <w:rPr>
          <w:color w:val="auto"/>
        </w:rPr>
        <w:t xml:space="preserve"> </w:t>
      </w:r>
      <w:proofErr w:type="spellStart"/>
      <w:r w:rsidRPr="006D7B21">
        <w:rPr>
          <w:color w:val="auto"/>
        </w:rPr>
        <w:t>nesincronizate</w:t>
      </w:r>
      <w:proofErr w:type="spellEnd"/>
      <w:r w:rsidRPr="006D7B21">
        <w:rPr>
          <w:color w:val="auto"/>
        </w:rPr>
        <w:t xml:space="preserve"> </w:t>
      </w:r>
      <w:proofErr w:type="spellStart"/>
      <w:r w:rsidRPr="006D7B21">
        <w:rPr>
          <w:color w:val="auto"/>
        </w:rPr>
        <w:t>în</w:t>
      </w:r>
      <w:proofErr w:type="spellEnd"/>
      <w:r w:rsidRPr="006D7B21">
        <w:rPr>
          <w:color w:val="auto"/>
        </w:rPr>
        <w:t xml:space="preserve"> </w:t>
      </w:r>
      <w:proofErr w:type="spellStart"/>
      <w:r w:rsidRPr="006D7B21">
        <w:rPr>
          <w:color w:val="auto"/>
        </w:rPr>
        <w:t>clauza</w:t>
      </w:r>
      <w:proofErr w:type="spellEnd"/>
      <w:r w:rsidRPr="006D7B21">
        <w:rPr>
          <w:color w:val="auto"/>
        </w:rPr>
        <w:t xml:space="preserve"> FROM</w:t>
      </w:r>
    </w:p>
    <w:p w14:paraId="11FA31D9" w14:textId="77777777" w:rsidR="0071149D" w:rsidRPr="006D7B21" w:rsidRDefault="0071149D" w:rsidP="0071149D">
      <w:pPr>
        <w:pStyle w:val="Default"/>
        <w:rPr>
          <w:color w:val="auto"/>
        </w:rPr>
      </w:pPr>
      <w:r w:rsidRPr="006D7B21">
        <w:rPr>
          <w:color w:val="auto"/>
        </w:rPr>
        <w:t xml:space="preserve">c) </w:t>
      </w:r>
      <w:proofErr w:type="spellStart"/>
      <w:r w:rsidRPr="006D7B21">
        <w:rPr>
          <w:color w:val="auto"/>
        </w:rPr>
        <w:t>grupări</w:t>
      </w:r>
      <w:proofErr w:type="spellEnd"/>
      <w:r w:rsidRPr="006D7B21">
        <w:rPr>
          <w:color w:val="auto"/>
        </w:rPr>
        <w:t xml:space="preserve"> de date, </w:t>
      </w:r>
      <w:proofErr w:type="spellStart"/>
      <w:r w:rsidRPr="006D7B21">
        <w:rPr>
          <w:color w:val="auto"/>
        </w:rPr>
        <w:t>funcții</w:t>
      </w:r>
      <w:proofErr w:type="spellEnd"/>
      <w:r w:rsidRPr="006D7B21">
        <w:rPr>
          <w:color w:val="auto"/>
        </w:rPr>
        <w:t xml:space="preserve"> </w:t>
      </w:r>
      <w:proofErr w:type="spellStart"/>
      <w:r w:rsidRPr="006D7B21">
        <w:rPr>
          <w:color w:val="auto"/>
        </w:rPr>
        <w:t>grup</w:t>
      </w:r>
      <w:proofErr w:type="spellEnd"/>
      <w:r w:rsidRPr="006D7B21">
        <w:rPr>
          <w:color w:val="auto"/>
        </w:rPr>
        <w:t xml:space="preserve">, </w:t>
      </w:r>
      <w:proofErr w:type="spellStart"/>
      <w:r w:rsidRPr="006D7B21">
        <w:rPr>
          <w:color w:val="auto"/>
        </w:rPr>
        <w:t>filtrare</w:t>
      </w:r>
      <w:proofErr w:type="spellEnd"/>
      <w:r w:rsidRPr="006D7B21">
        <w:rPr>
          <w:color w:val="auto"/>
        </w:rPr>
        <w:t xml:space="preserve"> la </w:t>
      </w:r>
      <w:proofErr w:type="spellStart"/>
      <w:r w:rsidRPr="006D7B21">
        <w:rPr>
          <w:color w:val="auto"/>
        </w:rPr>
        <w:t>nivel</w:t>
      </w:r>
      <w:proofErr w:type="spellEnd"/>
      <w:r w:rsidRPr="006D7B21">
        <w:rPr>
          <w:color w:val="auto"/>
        </w:rPr>
        <w:t xml:space="preserve"> de </w:t>
      </w:r>
      <w:proofErr w:type="spellStart"/>
      <w:r w:rsidRPr="006D7B21">
        <w:rPr>
          <w:color w:val="auto"/>
        </w:rPr>
        <w:t>grupuri</w:t>
      </w:r>
      <w:proofErr w:type="spellEnd"/>
      <w:r w:rsidRPr="006D7B21">
        <w:rPr>
          <w:color w:val="auto"/>
        </w:rPr>
        <w:t xml:space="preserve"> cu </w:t>
      </w:r>
      <w:proofErr w:type="spellStart"/>
      <w:r w:rsidRPr="006D7B21">
        <w:rPr>
          <w:color w:val="auto"/>
        </w:rPr>
        <w:t>subcereri</w:t>
      </w:r>
      <w:proofErr w:type="spellEnd"/>
      <w:r w:rsidRPr="006D7B21">
        <w:rPr>
          <w:color w:val="auto"/>
        </w:rPr>
        <w:t xml:space="preserve"> </w:t>
      </w:r>
      <w:proofErr w:type="spellStart"/>
      <w:r w:rsidRPr="006D7B21">
        <w:rPr>
          <w:color w:val="auto"/>
        </w:rPr>
        <w:t>nesincronizate</w:t>
      </w:r>
      <w:proofErr w:type="spellEnd"/>
    </w:p>
    <w:p w14:paraId="465716B1" w14:textId="77777777" w:rsidR="0071149D" w:rsidRPr="006D7B21" w:rsidRDefault="0071149D" w:rsidP="0071149D">
      <w:pPr>
        <w:pStyle w:val="Default"/>
        <w:rPr>
          <w:color w:val="auto"/>
        </w:rPr>
      </w:pPr>
      <w:r w:rsidRPr="006D7B21">
        <w:rPr>
          <w:color w:val="auto"/>
        </w:rPr>
        <w:t>(</w:t>
      </w:r>
      <w:proofErr w:type="spellStart"/>
      <w:r w:rsidRPr="006D7B21">
        <w:rPr>
          <w:color w:val="auto"/>
        </w:rPr>
        <w:t>în</w:t>
      </w:r>
      <w:proofErr w:type="spellEnd"/>
      <w:r w:rsidRPr="006D7B21">
        <w:rPr>
          <w:color w:val="auto"/>
        </w:rPr>
        <w:t xml:space="preserve"> </w:t>
      </w:r>
      <w:proofErr w:type="spellStart"/>
      <w:r w:rsidRPr="006D7B21">
        <w:rPr>
          <w:color w:val="auto"/>
        </w:rPr>
        <w:t>clauza</w:t>
      </w:r>
      <w:proofErr w:type="spellEnd"/>
      <w:r w:rsidRPr="006D7B21">
        <w:rPr>
          <w:color w:val="auto"/>
        </w:rPr>
        <w:t xml:space="preserve"> de HAVING) </w:t>
      </w:r>
      <w:proofErr w:type="spellStart"/>
      <w:r w:rsidRPr="006D7B21">
        <w:rPr>
          <w:color w:val="auto"/>
        </w:rPr>
        <w:t>în</w:t>
      </w:r>
      <w:proofErr w:type="spellEnd"/>
      <w:r w:rsidRPr="006D7B21">
        <w:rPr>
          <w:color w:val="auto"/>
        </w:rPr>
        <w:t xml:space="preserve"> care </w:t>
      </w:r>
      <w:proofErr w:type="spellStart"/>
      <w:r w:rsidRPr="006D7B21">
        <w:rPr>
          <w:color w:val="auto"/>
        </w:rPr>
        <w:t>intervin</w:t>
      </w:r>
      <w:proofErr w:type="spellEnd"/>
      <w:r w:rsidRPr="006D7B21">
        <w:rPr>
          <w:color w:val="auto"/>
        </w:rPr>
        <w:t xml:space="preserve"> </w:t>
      </w:r>
      <w:proofErr w:type="spellStart"/>
      <w:r w:rsidRPr="006D7B21">
        <w:rPr>
          <w:color w:val="auto"/>
        </w:rPr>
        <w:t>cel</w:t>
      </w:r>
      <w:proofErr w:type="spellEnd"/>
      <w:r w:rsidRPr="006D7B21">
        <w:rPr>
          <w:color w:val="auto"/>
        </w:rPr>
        <w:t xml:space="preserve"> </w:t>
      </w:r>
      <w:proofErr w:type="spellStart"/>
      <w:r w:rsidRPr="006D7B21">
        <w:rPr>
          <w:color w:val="auto"/>
        </w:rPr>
        <w:t>puțin</w:t>
      </w:r>
      <w:proofErr w:type="spellEnd"/>
      <w:r w:rsidRPr="006D7B21">
        <w:rPr>
          <w:color w:val="auto"/>
        </w:rPr>
        <w:t xml:space="preserve"> 3 </w:t>
      </w:r>
      <w:proofErr w:type="spellStart"/>
      <w:r w:rsidRPr="006D7B21">
        <w:rPr>
          <w:color w:val="auto"/>
        </w:rPr>
        <w:t>tabele</w:t>
      </w:r>
      <w:proofErr w:type="spellEnd"/>
      <w:r w:rsidRPr="006D7B21">
        <w:rPr>
          <w:color w:val="auto"/>
        </w:rPr>
        <w:t xml:space="preserve"> (in </w:t>
      </w:r>
      <w:proofErr w:type="spellStart"/>
      <w:r w:rsidRPr="006D7B21">
        <w:rPr>
          <w:color w:val="auto"/>
        </w:rPr>
        <w:t>cadrul</w:t>
      </w:r>
      <w:proofErr w:type="spellEnd"/>
      <w:r w:rsidRPr="006D7B21">
        <w:rPr>
          <w:color w:val="auto"/>
        </w:rPr>
        <w:t xml:space="preserve"> </w:t>
      </w:r>
      <w:proofErr w:type="spellStart"/>
      <w:r w:rsidRPr="006D7B21">
        <w:rPr>
          <w:color w:val="auto"/>
        </w:rPr>
        <w:t>aceleiași</w:t>
      </w:r>
      <w:proofErr w:type="spellEnd"/>
      <w:r w:rsidRPr="006D7B21">
        <w:rPr>
          <w:color w:val="auto"/>
        </w:rPr>
        <w:t xml:space="preserve"> </w:t>
      </w:r>
      <w:proofErr w:type="spellStart"/>
      <w:r w:rsidRPr="006D7B21">
        <w:rPr>
          <w:color w:val="auto"/>
        </w:rPr>
        <w:t>cereri</w:t>
      </w:r>
      <w:proofErr w:type="spellEnd"/>
      <w:r w:rsidRPr="006D7B21">
        <w:rPr>
          <w:color w:val="auto"/>
        </w:rPr>
        <w:t>)</w:t>
      </w:r>
    </w:p>
    <w:p w14:paraId="160E5B5F" w14:textId="77777777" w:rsidR="0071149D" w:rsidRPr="006D7B21" w:rsidRDefault="0071149D" w:rsidP="0071149D">
      <w:pPr>
        <w:pStyle w:val="Default"/>
        <w:rPr>
          <w:color w:val="auto"/>
        </w:rPr>
      </w:pPr>
      <w:r w:rsidRPr="006D7B21">
        <w:rPr>
          <w:color w:val="auto"/>
        </w:rPr>
        <w:t xml:space="preserve">d) </w:t>
      </w:r>
      <w:proofErr w:type="spellStart"/>
      <w:r w:rsidRPr="006D7B21">
        <w:rPr>
          <w:color w:val="auto"/>
        </w:rPr>
        <w:t>ordonări</w:t>
      </w:r>
      <w:proofErr w:type="spellEnd"/>
      <w:r w:rsidRPr="006D7B21">
        <w:rPr>
          <w:color w:val="auto"/>
        </w:rPr>
        <w:t xml:space="preserve"> </w:t>
      </w:r>
      <w:proofErr w:type="spellStart"/>
      <w:r w:rsidRPr="006D7B21">
        <w:rPr>
          <w:color w:val="auto"/>
        </w:rPr>
        <w:t>și</w:t>
      </w:r>
      <w:proofErr w:type="spellEnd"/>
      <w:r w:rsidRPr="006D7B21">
        <w:rPr>
          <w:color w:val="auto"/>
        </w:rPr>
        <w:t xml:space="preserve"> </w:t>
      </w:r>
      <w:proofErr w:type="spellStart"/>
      <w:r w:rsidRPr="006D7B21">
        <w:rPr>
          <w:color w:val="auto"/>
        </w:rPr>
        <w:t>utilizarea</w:t>
      </w:r>
      <w:proofErr w:type="spellEnd"/>
      <w:r w:rsidRPr="006D7B21">
        <w:rPr>
          <w:color w:val="auto"/>
        </w:rPr>
        <w:t xml:space="preserve"> </w:t>
      </w:r>
      <w:proofErr w:type="spellStart"/>
      <w:r w:rsidRPr="006D7B21">
        <w:rPr>
          <w:color w:val="auto"/>
        </w:rPr>
        <w:t>funcțiilor</w:t>
      </w:r>
      <w:proofErr w:type="spellEnd"/>
      <w:r w:rsidRPr="006D7B21">
        <w:rPr>
          <w:color w:val="auto"/>
        </w:rPr>
        <w:t xml:space="preserve"> NVL </w:t>
      </w:r>
      <w:proofErr w:type="spellStart"/>
      <w:r w:rsidRPr="006D7B21">
        <w:rPr>
          <w:color w:val="auto"/>
        </w:rPr>
        <w:t>și</w:t>
      </w:r>
      <w:proofErr w:type="spellEnd"/>
      <w:r w:rsidRPr="006D7B21">
        <w:rPr>
          <w:color w:val="auto"/>
        </w:rPr>
        <w:t xml:space="preserve"> DECODE (</w:t>
      </w:r>
      <w:proofErr w:type="spellStart"/>
      <w:r w:rsidRPr="006D7B21">
        <w:rPr>
          <w:color w:val="auto"/>
        </w:rPr>
        <w:t>în</w:t>
      </w:r>
      <w:proofErr w:type="spellEnd"/>
      <w:r w:rsidRPr="006D7B21">
        <w:rPr>
          <w:color w:val="auto"/>
        </w:rPr>
        <w:t xml:space="preserve"> </w:t>
      </w:r>
      <w:proofErr w:type="spellStart"/>
      <w:r w:rsidRPr="006D7B21">
        <w:rPr>
          <w:color w:val="auto"/>
        </w:rPr>
        <w:t>cadrul</w:t>
      </w:r>
      <w:proofErr w:type="spellEnd"/>
      <w:r w:rsidRPr="006D7B21">
        <w:rPr>
          <w:color w:val="auto"/>
        </w:rPr>
        <w:t xml:space="preserve"> </w:t>
      </w:r>
      <w:proofErr w:type="spellStart"/>
      <w:r w:rsidRPr="006D7B21">
        <w:rPr>
          <w:color w:val="auto"/>
        </w:rPr>
        <w:t>aceleiași</w:t>
      </w:r>
      <w:proofErr w:type="spellEnd"/>
      <w:r w:rsidRPr="006D7B21">
        <w:rPr>
          <w:color w:val="auto"/>
        </w:rPr>
        <w:t xml:space="preserve"> </w:t>
      </w:r>
      <w:proofErr w:type="spellStart"/>
      <w:r w:rsidRPr="006D7B21">
        <w:rPr>
          <w:color w:val="auto"/>
        </w:rPr>
        <w:t>cereri</w:t>
      </w:r>
      <w:proofErr w:type="spellEnd"/>
      <w:r w:rsidRPr="006D7B21">
        <w:rPr>
          <w:color w:val="auto"/>
        </w:rPr>
        <w:t>)</w:t>
      </w:r>
    </w:p>
    <w:p w14:paraId="3FD40189" w14:textId="77777777" w:rsidR="0071149D" w:rsidRPr="006D7B21" w:rsidRDefault="0071149D" w:rsidP="0071149D">
      <w:pPr>
        <w:pStyle w:val="Default"/>
        <w:rPr>
          <w:color w:val="auto"/>
        </w:rPr>
      </w:pPr>
      <w:r w:rsidRPr="006D7B21">
        <w:rPr>
          <w:color w:val="auto"/>
        </w:rPr>
        <w:t xml:space="preserve">e) </w:t>
      </w:r>
      <w:proofErr w:type="spellStart"/>
      <w:r w:rsidRPr="006D7B21">
        <w:rPr>
          <w:color w:val="auto"/>
        </w:rPr>
        <w:t>utilizarea</w:t>
      </w:r>
      <w:proofErr w:type="spellEnd"/>
      <w:r w:rsidRPr="006D7B21">
        <w:rPr>
          <w:color w:val="auto"/>
        </w:rPr>
        <w:t xml:space="preserve"> a </w:t>
      </w:r>
      <w:proofErr w:type="spellStart"/>
      <w:r w:rsidRPr="006D7B21">
        <w:rPr>
          <w:color w:val="auto"/>
        </w:rPr>
        <w:t>cel</w:t>
      </w:r>
      <w:proofErr w:type="spellEnd"/>
      <w:r w:rsidRPr="006D7B21">
        <w:rPr>
          <w:color w:val="auto"/>
        </w:rPr>
        <w:t xml:space="preserve"> </w:t>
      </w:r>
      <w:proofErr w:type="spellStart"/>
      <w:r w:rsidRPr="006D7B21">
        <w:rPr>
          <w:color w:val="auto"/>
        </w:rPr>
        <w:t>puțin</w:t>
      </w:r>
      <w:proofErr w:type="spellEnd"/>
      <w:r w:rsidRPr="006D7B21">
        <w:rPr>
          <w:color w:val="auto"/>
        </w:rPr>
        <w:t xml:space="preserve"> 2 </w:t>
      </w:r>
      <w:proofErr w:type="spellStart"/>
      <w:r w:rsidRPr="006D7B21">
        <w:rPr>
          <w:color w:val="auto"/>
        </w:rPr>
        <w:t>funcții</w:t>
      </w:r>
      <w:proofErr w:type="spellEnd"/>
      <w:r w:rsidRPr="006D7B21">
        <w:rPr>
          <w:color w:val="auto"/>
        </w:rPr>
        <w:t xml:space="preserve"> pe </w:t>
      </w:r>
      <w:proofErr w:type="spellStart"/>
      <w:r w:rsidRPr="006D7B21">
        <w:rPr>
          <w:color w:val="auto"/>
        </w:rPr>
        <w:t>șiruri</w:t>
      </w:r>
      <w:proofErr w:type="spellEnd"/>
      <w:r w:rsidRPr="006D7B21">
        <w:rPr>
          <w:color w:val="auto"/>
        </w:rPr>
        <w:t xml:space="preserve"> de </w:t>
      </w:r>
      <w:proofErr w:type="spellStart"/>
      <w:r w:rsidRPr="006D7B21">
        <w:rPr>
          <w:color w:val="auto"/>
        </w:rPr>
        <w:t>caractere</w:t>
      </w:r>
      <w:proofErr w:type="spellEnd"/>
      <w:r w:rsidRPr="006D7B21">
        <w:rPr>
          <w:color w:val="auto"/>
        </w:rPr>
        <w:t xml:space="preserve">, 2 </w:t>
      </w:r>
      <w:proofErr w:type="spellStart"/>
      <w:r w:rsidRPr="006D7B21">
        <w:rPr>
          <w:color w:val="auto"/>
        </w:rPr>
        <w:t>funcții</w:t>
      </w:r>
      <w:proofErr w:type="spellEnd"/>
      <w:r w:rsidRPr="006D7B21">
        <w:rPr>
          <w:color w:val="auto"/>
        </w:rPr>
        <w:t xml:space="preserve"> pe date </w:t>
      </w:r>
      <w:proofErr w:type="spellStart"/>
      <w:r w:rsidRPr="006D7B21">
        <w:rPr>
          <w:color w:val="auto"/>
        </w:rPr>
        <w:t>calendaristice</w:t>
      </w:r>
      <w:proofErr w:type="spellEnd"/>
      <w:r w:rsidRPr="006D7B21">
        <w:rPr>
          <w:color w:val="auto"/>
        </w:rPr>
        <w:t>,</w:t>
      </w:r>
    </w:p>
    <w:p w14:paraId="434BBD2F" w14:textId="77777777" w:rsidR="0071149D" w:rsidRPr="006D7B21" w:rsidRDefault="0071149D" w:rsidP="0071149D">
      <w:pPr>
        <w:pStyle w:val="Default"/>
        <w:rPr>
          <w:color w:val="auto"/>
        </w:rPr>
      </w:pPr>
      <w:r w:rsidRPr="006D7B21">
        <w:rPr>
          <w:color w:val="auto"/>
        </w:rPr>
        <w:t xml:space="preserve">a </w:t>
      </w:r>
      <w:proofErr w:type="spellStart"/>
      <w:r w:rsidRPr="006D7B21">
        <w:rPr>
          <w:color w:val="auto"/>
        </w:rPr>
        <w:t>cel</w:t>
      </w:r>
      <w:proofErr w:type="spellEnd"/>
      <w:r w:rsidRPr="006D7B21">
        <w:rPr>
          <w:color w:val="auto"/>
        </w:rPr>
        <w:t xml:space="preserve"> </w:t>
      </w:r>
      <w:proofErr w:type="spellStart"/>
      <w:r w:rsidRPr="006D7B21">
        <w:rPr>
          <w:color w:val="auto"/>
        </w:rPr>
        <w:t>puțin</w:t>
      </w:r>
      <w:proofErr w:type="spellEnd"/>
      <w:r w:rsidRPr="006D7B21">
        <w:rPr>
          <w:color w:val="auto"/>
        </w:rPr>
        <w:t xml:space="preserve"> </w:t>
      </w:r>
      <w:proofErr w:type="spellStart"/>
      <w:r w:rsidRPr="006D7B21">
        <w:rPr>
          <w:color w:val="auto"/>
        </w:rPr>
        <w:t>unei</w:t>
      </w:r>
      <w:proofErr w:type="spellEnd"/>
      <w:r w:rsidRPr="006D7B21">
        <w:rPr>
          <w:color w:val="auto"/>
        </w:rPr>
        <w:t xml:space="preserve"> </w:t>
      </w:r>
      <w:proofErr w:type="spellStart"/>
      <w:r w:rsidRPr="006D7B21">
        <w:rPr>
          <w:color w:val="auto"/>
        </w:rPr>
        <w:t>expresii</w:t>
      </w:r>
      <w:proofErr w:type="spellEnd"/>
      <w:r w:rsidRPr="006D7B21">
        <w:rPr>
          <w:color w:val="auto"/>
        </w:rPr>
        <w:t xml:space="preserve"> CASE</w:t>
      </w:r>
    </w:p>
    <w:p w14:paraId="4BA59ACD" w14:textId="77777777" w:rsidR="0071149D" w:rsidRPr="006D7B21" w:rsidRDefault="0071149D" w:rsidP="0071149D">
      <w:pPr>
        <w:pStyle w:val="Default"/>
        <w:rPr>
          <w:color w:val="auto"/>
        </w:rPr>
      </w:pPr>
      <w:r w:rsidRPr="006D7B21">
        <w:rPr>
          <w:color w:val="auto"/>
        </w:rPr>
        <w:t xml:space="preserve">f) </w:t>
      </w:r>
      <w:proofErr w:type="spellStart"/>
      <w:r w:rsidRPr="006D7B21">
        <w:rPr>
          <w:color w:val="auto"/>
        </w:rPr>
        <w:t>utilizarea</w:t>
      </w:r>
      <w:proofErr w:type="spellEnd"/>
      <w:r w:rsidRPr="006D7B21">
        <w:rPr>
          <w:color w:val="auto"/>
        </w:rPr>
        <w:t xml:space="preserve"> a </w:t>
      </w:r>
      <w:proofErr w:type="spellStart"/>
      <w:r w:rsidRPr="006D7B21">
        <w:rPr>
          <w:color w:val="auto"/>
        </w:rPr>
        <w:t>cel</w:t>
      </w:r>
      <w:proofErr w:type="spellEnd"/>
      <w:r w:rsidRPr="006D7B21">
        <w:rPr>
          <w:color w:val="auto"/>
        </w:rPr>
        <w:t xml:space="preserve"> </w:t>
      </w:r>
      <w:proofErr w:type="spellStart"/>
      <w:r w:rsidRPr="006D7B21">
        <w:rPr>
          <w:color w:val="auto"/>
        </w:rPr>
        <w:t>puțin</w:t>
      </w:r>
      <w:proofErr w:type="spellEnd"/>
      <w:r w:rsidRPr="006D7B21">
        <w:rPr>
          <w:color w:val="auto"/>
        </w:rPr>
        <w:t xml:space="preserve"> 1 bloc de </w:t>
      </w:r>
      <w:proofErr w:type="spellStart"/>
      <w:r w:rsidRPr="006D7B21">
        <w:rPr>
          <w:color w:val="auto"/>
        </w:rPr>
        <w:t>cerere</w:t>
      </w:r>
      <w:proofErr w:type="spellEnd"/>
      <w:r w:rsidRPr="006D7B21">
        <w:rPr>
          <w:color w:val="auto"/>
        </w:rPr>
        <w:t xml:space="preserve"> (</w:t>
      </w:r>
      <w:proofErr w:type="spellStart"/>
      <w:r w:rsidRPr="006D7B21">
        <w:rPr>
          <w:color w:val="auto"/>
        </w:rPr>
        <w:t>clauza</w:t>
      </w:r>
      <w:proofErr w:type="spellEnd"/>
      <w:r w:rsidRPr="006D7B21">
        <w:rPr>
          <w:color w:val="auto"/>
        </w:rPr>
        <w:t xml:space="preserve"> WITH)</w:t>
      </w:r>
    </w:p>
    <w:p w14:paraId="2B308570" w14:textId="77777777" w:rsidR="0071149D" w:rsidRPr="006D7B21" w:rsidRDefault="0071149D" w:rsidP="0071149D">
      <w:pPr>
        <w:pStyle w:val="Default"/>
        <w:rPr>
          <w:color w:val="auto"/>
        </w:rPr>
      </w:pPr>
      <w:proofErr w:type="spellStart"/>
      <w:r w:rsidRPr="006D7B21">
        <w:rPr>
          <w:color w:val="auto"/>
        </w:rPr>
        <w:t>Observație</w:t>
      </w:r>
      <w:proofErr w:type="spellEnd"/>
      <w:r w:rsidRPr="006D7B21">
        <w:rPr>
          <w:color w:val="auto"/>
        </w:rPr>
        <w:t xml:space="preserve">: </w:t>
      </w:r>
      <w:proofErr w:type="spellStart"/>
      <w:r w:rsidRPr="006D7B21">
        <w:rPr>
          <w:color w:val="auto"/>
        </w:rPr>
        <w:t>Într</w:t>
      </w:r>
      <w:proofErr w:type="spellEnd"/>
      <w:r w:rsidRPr="006D7B21">
        <w:rPr>
          <w:color w:val="auto"/>
        </w:rPr>
        <w:t xml:space="preserve">-o </w:t>
      </w:r>
      <w:proofErr w:type="spellStart"/>
      <w:r w:rsidRPr="006D7B21">
        <w:rPr>
          <w:color w:val="auto"/>
        </w:rPr>
        <w:t>cerere</w:t>
      </w:r>
      <w:proofErr w:type="spellEnd"/>
      <w:r w:rsidRPr="006D7B21">
        <w:rPr>
          <w:color w:val="auto"/>
        </w:rPr>
        <w:t xml:space="preserve"> se </w:t>
      </w:r>
      <w:proofErr w:type="spellStart"/>
      <w:r w:rsidRPr="006D7B21">
        <w:rPr>
          <w:color w:val="auto"/>
        </w:rPr>
        <w:t>vor</w:t>
      </w:r>
      <w:proofErr w:type="spellEnd"/>
      <w:r w:rsidRPr="006D7B21">
        <w:rPr>
          <w:color w:val="auto"/>
        </w:rPr>
        <w:t xml:space="preserve"> </w:t>
      </w:r>
      <w:proofErr w:type="spellStart"/>
      <w:r w:rsidRPr="006D7B21">
        <w:rPr>
          <w:color w:val="auto"/>
        </w:rPr>
        <w:t>regăsi</w:t>
      </w:r>
      <w:proofErr w:type="spellEnd"/>
      <w:r w:rsidRPr="006D7B21">
        <w:rPr>
          <w:color w:val="auto"/>
        </w:rPr>
        <w:t xml:space="preserve"> </w:t>
      </w:r>
      <w:proofErr w:type="spellStart"/>
      <w:r w:rsidRPr="006D7B21">
        <w:rPr>
          <w:color w:val="auto"/>
        </w:rPr>
        <w:t>mai</w:t>
      </w:r>
      <w:proofErr w:type="spellEnd"/>
      <w:r w:rsidRPr="006D7B21">
        <w:rPr>
          <w:color w:val="auto"/>
        </w:rPr>
        <w:t xml:space="preserve"> </w:t>
      </w:r>
      <w:proofErr w:type="spellStart"/>
      <w:r w:rsidRPr="006D7B21">
        <w:rPr>
          <w:color w:val="auto"/>
        </w:rPr>
        <w:t>multe</w:t>
      </w:r>
      <w:proofErr w:type="spellEnd"/>
      <w:r w:rsidRPr="006D7B21">
        <w:rPr>
          <w:color w:val="auto"/>
        </w:rPr>
        <w:t xml:space="preserve"> </w:t>
      </w:r>
      <w:proofErr w:type="spellStart"/>
      <w:r w:rsidRPr="006D7B21">
        <w:rPr>
          <w:color w:val="auto"/>
        </w:rPr>
        <w:t>elemente</w:t>
      </w:r>
      <w:proofErr w:type="spellEnd"/>
      <w:r w:rsidRPr="006D7B21">
        <w:rPr>
          <w:color w:val="auto"/>
        </w:rPr>
        <w:t xml:space="preserve"> </w:t>
      </w:r>
      <w:proofErr w:type="spellStart"/>
      <w:r w:rsidRPr="006D7B21">
        <w:rPr>
          <w:color w:val="auto"/>
        </w:rPr>
        <w:t>dintre</w:t>
      </w:r>
      <w:proofErr w:type="spellEnd"/>
      <w:r w:rsidRPr="006D7B21">
        <w:rPr>
          <w:color w:val="auto"/>
        </w:rPr>
        <w:t xml:space="preserve"> </w:t>
      </w:r>
      <w:proofErr w:type="spellStart"/>
      <w:r w:rsidRPr="006D7B21">
        <w:rPr>
          <w:color w:val="auto"/>
        </w:rPr>
        <w:t>cele</w:t>
      </w:r>
      <w:proofErr w:type="spellEnd"/>
      <w:r w:rsidRPr="006D7B21">
        <w:rPr>
          <w:color w:val="auto"/>
        </w:rPr>
        <w:t xml:space="preserve"> enumerate </w:t>
      </w:r>
      <w:proofErr w:type="spellStart"/>
      <w:r w:rsidRPr="006D7B21">
        <w:rPr>
          <w:color w:val="auto"/>
        </w:rPr>
        <w:t>mai</w:t>
      </w:r>
      <w:proofErr w:type="spellEnd"/>
      <w:r w:rsidRPr="006D7B21">
        <w:rPr>
          <w:color w:val="auto"/>
        </w:rPr>
        <w:t xml:space="preserve"> sus, </w:t>
      </w:r>
      <w:proofErr w:type="spellStart"/>
      <w:r w:rsidRPr="006D7B21">
        <w:rPr>
          <w:color w:val="auto"/>
        </w:rPr>
        <w:t>astfel</w:t>
      </w:r>
      <w:proofErr w:type="spellEnd"/>
    </w:p>
    <w:p w14:paraId="7F7BE0CA" w14:textId="77777777" w:rsidR="0071149D" w:rsidRPr="006D7B21" w:rsidRDefault="0071149D" w:rsidP="0071149D">
      <w:pPr>
        <w:pStyle w:val="Default"/>
        <w:rPr>
          <w:color w:val="auto"/>
        </w:rPr>
      </w:pPr>
      <w:proofErr w:type="spellStart"/>
      <w:r w:rsidRPr="006D7B21">
        <w:rPr>
          <w:color w:val="auto"/>
        </w:rPr>
        <w:t>încât</w:t>
      </w:r>
      <w:proofErr w:type="spellEnd"/>
      <w:r w:rsidRPr="006D7B21">
        <w:rPr>
          <w:color w:val="auto"/>
        </w:rPr>
        <w:t xml:space="preserve"> </w:t>
      </w:r>
      <w:proofErr w:type="spellStart"/>
      <w:r w:rsidRPr="006D7B21">
        <w:rPr>
          <w:color w:val="auto"/>
        </w:rPr>
        <w:t>cele</w:t>
      </w:r>
      <w:proofErr w:type="spellEnd"/>
      <w:r w:rsidRPr="006D7B21">
        <w:rPr>
          <w:color w:val="auto"/>
        </w:rPr>
        <w:t xml:space="preserve"> 5 </w:t>
      </w:r>
      <w:proofErr w:type="spellStart"/>
      <w:r w:rsidRPr="006D7B21">
        <w:rPr>
          <w:color w:val="auto"/>
        </w:rPr>
        <w:t>cereri</w:t>
      </w:r>
      <w:proofErr w:type="spellEnd"/>
      <w:r w:rsidRPr="006D7B21">
        <w:rPr>
          <w:color w:val="auto"/>
        </w:rPr>
        <w:t xml:space="preserve"> </w:t>
      </w:r>
      <w:proofErr w:type="spellStart"/>
      <w:r w:rsidRPr="006D7B21">
        <w:rPr>
          <w:color w:val="auto"/>
        </w:rPr>
        <w:t>să</w:t>
      </w:r>
      <w:proofErr w:type="spellEnd"/>
      <w:r w:rsidRPr="006D7B21">
        <w:rPr>
          <w:color w:val="auto"/>
        </w:rPr>
        <w:t xml:space="preserve"> le </w:t>
      </w:r>
      <w:proofErr w:type="spellStart"/>
      <w:r w:rsidRPr="006D7B21">
        <w:rPr>
          <w:color w:val="auto"/>
        </w:rPr>
        <w:t>cuprindă</w:t>
      </w:r>
      <w:proofErr w:type="spellEnd"/>
      <w:r w:rsidRPr="006D7B21">
        <w:rPr>
          <w:color w:val="auto"/>
        </w:rPr>
        <w:t xml:space="preserve"> pe </w:t>
      </w:r>
      <w:proofErr w:type="spellStart"/>
      <w:r w:rsidRPr="006D7B21">
        <w:rPr>
          <w:color w:val="auto"/>
        </w:rPr>
        <w:t>toate</w:t>
      </w:r>
      <w:proofErr w:type="spellEnd"/>
      <w:r w:rsidRPr="006D7B21">
        <w:rPr>
          <w:color w:val="auto"/>
        </w:rPr>
        <w:t>.</w:t>
      </w:r>
    </w:p>
    <w:p w14:paraId="648ED805" w14:textId="77777777" w:rsidR="0071149D" w:rsidRPr="0071149D" w:rsidRDefault="0071149D" w:rsidP="0071149D">
      <w:pPr>
        <w:tabs>
          <w:tab w:val="left" w:pos="3740"/>
        </w:tabs>
        <w:rPr>
          <w:b/>
          <w:bCs/>
          <w:sz w:val="28"/>
          <w:szCs w:val="28"/>
        </w:rPr>
      </w:pPr>
    </w:p>
    <w:p w14:paraId="570234CC"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b/>
          <w:bCs/>
          <w:sz w:val="28"/>
          <w:szCs w:val="28"/>
        </w:rPr>
        <w:t>1</w:t>
      </w:r>
      <w:r w:rsidRPr="0071149D">
        <w:rPr>
          <w:rFonts w:ascii="Times New Roman" w:hAnsi="Times New Roman" w:cs="Times New Roman"/>
          <w:sz w:val="24"/>
          <w:szCs w:val="24"/>
        </w:rPr>
        <w:t>.Sa afiseze numele parintilor ca nume parintilor,orasulor,telefone lor ale caror copi sunt in grupa 3.</w:t>
      </w:r>
    </w:p>
    <w:p w14:paraId="426682E8" w14:textId="5D1999FB" w:rsidR="00E2207C" w:rsidRPr="00E2207C" w:rsidRDefault="00E2207C" w:rsidP="0071149D">
      <w:pPr>
        <w:tabs>
          <w:tab w:val="left" w:pos="3740"/>
        </w:tabs>
        <w:spacing w:after="0"/>
        <w:rPr>
          <w:rFonts w:ascii="Times New Roman" w:hAnsi="Times New Roman" w:cs="Times New Roman"/>
          <w:b/>
          <w:bCs/>
          <w:sz w:val="24"/>
          <w:szCs w:val="24"/>
        </w:rPr>
      </w:pPr>
      <w:r w:rsidRPr="00E2207C">
        <w:rPr>
          <w:rFonts w:ascii="Times New Roman" w:hAnsi="Times New Roman" w:cs="Times New Roman"/>
          <w:b/>
          <w:bCs/>
          <w:sz w:val="24"/>
          <w:szCs w:val="24"/>
        </w:rPr>
        <w:t>A.</w:t>
      </w:r>
    </w:p>
    <w:p w14:paraId="28D57081"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select p.nume as nume_parinte,p.telefone,a.oras as Locueste</w:t>
      </w:r>
    </w:p>
    <w:p w14:paraId="1F49C2FB"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from parinte p</w:t>
      </w:r>
    </w:p>
    <w:p w14:paraId="6BC9E0E9"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join adresa a on p.id_adresa=a.id_adresa</w:t>
      </w:r>
    </w:p>
    <w:p w14:paraId="3AC640A8"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 xml:space="preserve">    where p.id_parinte in(</w:t>
      </w:r>
    </w:p>
    <w:p w14:paraId="62AB4A2A"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 xml:space="preserve">         select id_parinte</w:t>
      </w:r>
    </w:p>
    <w:p w14:paraId="604924FE"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 xml:space="preserve">         from copil</w:t>
      </w:r>
    </w:p>
    <w:p w14:paraId="711D0826"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 xml:space="preserve">         where id_grupa in(</w:t>
      </w:r>
    </w:p>
    <w:p w14:paraId="01CE9EE2"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 xml:space="preserve">                select id_grupa</w:t>
      </w:r>
    </w:p>
    <w:p w14:paraId="6EB1E7FD"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 xml:space="preserve">                from grupa</w:t>
      </w:r>
    </w:p>
    <w:p w14:paraId="3A1DD557" w14:textId="77777777"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 xml:space="preserve">                where nume_grupa='Grupa_3')</w:t>
      </w:r>
    </w:p>
    <w:p w14:paraId="258E41E6" w14:textId="089FD845" w:rsidR="0071149D" w:rsidRPr="0071149D" w:rsidRDefault="0071149D" w:rsidP="0071149D">
      <w:pPr>
        <w:tabs>
          <w:tab w:val="left" w:pos="3740"/>
        </w:tabs>
        <w:spacing w:after="0"/>
        <w:rPr>
          <w:rFonts w:ascii="Times New Roman" w:hAnsi="Times New Roman" w:cs="Times New Roman"/>
          <w:sz w:val="24"/>
          <w:szCs w:val="24"/>
        </w:rPr>
      </w:pPr>
      <w:r w:rsidRPr="0071149D">
        <w:rPr>
          <w:rFonts w:ascii="Times New Roman" w:hAnsi="Times New Roman" w:cs="Times New Roman"/>
          <w:sz w:val="24"/>
          <w:szCs w:val="24"/>
        </w:rPr>
        <w:t xml:space="preserve">    );</w:t>
      </w:r>
      <w:r w:rsidRPr="0071149D">
        <w:rPr>
          <w:sz w:val="28"/>
          <w:szCs w:val="28"/>
        </w:rPr>
        <w:t xml:space="preserve"> </w:t>
      </w:r>
      <w:r w:rsidRPr="0071149D">
        <w:rPr>
          <w:noProof/>
          <w:sz w:val="28"/>
          <w:szCs w:val="28"/>
        </w:rPr>
        <w:drawing>
          <wp:inline distT="0" distB="0" distL="0" distR="0" wp14:anchorId="7594EF04" wp14:editId="2EF985F8">
            <wp:extent cx="5836920" cy="3283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6920" cy="3283585"/>
                    </a:xfrm>
                    <a:prstGeom prst="rect">
                      <a:avLst/>
                    </a:prstGeom>
                  </pic:spPr>
                </pic:pic>
              </a:graphicData>
            </a:graphic>
          </wp:inline>
        </w:drawing>
      </w:r>
    </w:p>
    <w:p w14:paraId="236D4AA9" w14:textId="366054E9" w:rsidR="0071149D" w:rsidRPr="0071149D" w:rsidRDefault="0071149D" w:rsidP="0071149D">
      <w:pPr>
        <w:tabs>
          <w:tab w:val="left" w:pos="3740"/>
        </w:tabs>
        <w:spacing w:after="0"/>
        <w:rPr>
          <w:rFonts w:ascii="Times New Roman" w:hAnsi="Times New Roman" w:cs="Times New Roman"/>
          <w:sz w:val="24"/>
          <w:szCs w:val="24"/>
        </w:rPr>
      </w:pPr>
    </w:p>
    <w:p w14:paraId="29C5FEA7" w14:textId="77777777" w:rsidR="005F6978" w:rsidRDefault="005F6978" w:rsidP="00E2207C">
      <w:pPr>
        <w:tabs>
          <w:tab w:val="left" w:pos="3740"/>
        </w:tabs>
        <w:spacing w:after="0"/>
        <w:rPr>
          <w:rFonts w:ascii="Times New Roman" w:hAnsi="Times New Roman" w:cs="Times New Roman"/>
          <w:b/>
          <w:bCs/>
          <w:sz w:val="24"/>
          <w:szCs w:val="24"/>
        </w:rPr>
      </w:pPr>
    </w:p>
    <w:p w14:paraId="0F543AF9" w14:textId="77777777" w:rsidR="005F6978" w:rsidRDefault="005F6978" w:rsidP="00E2207C">
      <w:pPr>
        <w:tabs>
          <w:tab w:val="left" w:pos="3740"/>
        </w:tabs>
        <w:spacing w:after="0"/>
        <w:rPr>
          <w:rFonts w:ascii="Times New Roman" w:hAnsi="Times New Roman" w:cs="Times New Roman"/>
          <w:b/>
          <w:bCs/>
          <w:sz w:val="24"/>
          <w:szCs w:val="24"/>
        </w:rPr>
      </w:pPr>
    </w:p>
    <w:p w14:paraId="73BE97B9" w14:textId="77777777" w:rsidR="00190003" w:rsidRDefault="005F6978" w:rsidP="00E2207C">
      <w:pPr>
        <w:tabs>
          <w:tab w:val="left" w:pos="3740"/>
        </w:tabs>
        <w:spacing w:after="0"/>
        <w:rPr>
          <w:rFonts w:ascii="Times New Roman" w:hAnsi="Times New Roman" w:cs="Times New Roman"/>
          <w:sz w:val="24"/>
          <w:szCs w:val="24"/>
        </w:rPr>
      </w:pPr>
      <w:r>
        <w:rPr>
          <w:rFonts w:ascii="Times New Roman" w:hAnsi="Times New Roman" w:cs="Times New Roman"/>
          <w:b/>
          <w:bCs/>
          <w:sz w:val="24"/>
          <w:szCs w:val="24"/>
        </w:rPr>
        <w:t xml:space="preserve">B. </w:t>
      </w:r>
      <w:r w:rsidRPr="005F6978">
        <w:rPr>
          <w:rFonts w:ascii="Times New Roman" w:hAnsi="Times New Roman" w:cs="Times New Roman"/>
          <w:sz w:val="24"/>
          <w:szCs w:val="24"/>
        </w:rPr>
        <w:t>Sa se af</w:t>
      </w:r>
      <w:r>
        <w:rPr>
          <w:rFonts w:ascii="Times New Roman" w:hAnsi="Times New Roman" w:cs="Times New Roman"/>
          <w:sz w:val="24"/>
          <w:szCs w:val="24"/>
        </w:rPr>
        <w:t>ișeze numarul de copii din fiecare grupa</w:t>
      </w:r>
      <w:r w:rsidR="00190003">
        <w:rPr>
          <w:rFonts w:ascii="Times New Roman" w:hAnsi="Times New Roman" w:cs="Times New Roman"/>
          <w:sz w:val="24"/>
          <w:szCs w:val="24"/>
        </w:rPr>
        <w:t xml:space="preserve"> și grupa după numele grupului.</w:t>
      </w:r>
    </w:p>
    <w:p w14:paraId="6A5ED9DA" w14:textId="0E5F2943" w:rsidR="005F6978" w:rsidRDefault="00190003" w:rsidP="00E2207C">
      <w:pPr>
        <w:tabs>
          <w:tab w:val="left" w:pos="3740"/>
        </w:tabs>
        <w:spacing w:after="0"/>
        <w:rPr>
          <w:rFonts w:ascii="Times New Roman" w:hAnsi="Times New Roman" w:cs="Times New Roman"/>
          <w:b/>
          <w:bCs/>
          <w:sz w:val="24"/>
          <w:szCs w:val="24"/>
        </w:rPr>
      </w:pPr>
      <w:r>
        <w:rPr>
          <w:rFonts w:ascii="Times New Roman" w:hAnsi="Times New Roman" w:cs="Times New Roman"/>
          <w:sz w:val="24"/>
          <w:szCs w:val="24"/>
        </w:rPr>
        <w:t xml:space="preserve"> </w:t>
      </w:r>
    </w:p>
    <w:p w14:paraId="6EB7325E" w14:textId="77777777" w:rsidR="005F6978" w:rsidRPr="005F6978" w:rsidRDefault="005F6978" w:rsidP="005F6978">
      <w:pPr>
        <w:tabs>
          <w:tab w:val="left" w:pos="3740"/>
        </w:tabs>
        <w:spacing w:after="0"/>
        <w:rPr>
          <w:rFonts w:ascii="Times New Roman" w:hAnsi="Times New Roman" w:cs="Times New Roman"/>
          <w:sz w:val="24"/>
          <w:szCs w:val="24"/>
        </w:rPr>
      </w:pPr>
      <w:r w:rsidRPr="005F6978">
        <w:rPr>
          <w:rFonts w:ascii="Times New Roman" w:hAnsi="Times New Roman" w:cs="Times New Roman"/>
          <w:sz w:val="24"/>
          <w:szCs w:val="24"/>
        </w:rPr>
        <w:t>select g.nume_grupa,count (id_copil) as numar_de_copi</w:t>
      </w:r>
    </w:p>
    <w:p w14:paraId="05142501" w14:textId="77777777" w:rsidR="005F6978" w:rsidRPr="005F6978" w:rsidRDefault="005F6978" w:rsidP="005F6978">
      <w:pPr>
        <w:tabs>
          <w:tab w:val="left" w:pos="3740"/>
        </w:tabs>
        <w:spacing w:after="0"/>
        <w:rPr>
          <w:rFonts w:ascii="Times New Roman" w:hAnsi="Times New Roman" w:cs="Times New Roman"/>
          <w:sz w:val="24"/>
          <w:szCs w:val="24"/>
        </w:rPr>
      </w:pPr>
      <w:r w:rsidRPr="005F6978">
        <w:rPr>
          <w:rFonts w:ascii="Times New Roman" w:hAnsi="Times New Roman" w:cs="Times New Roman"/>
          <w:sz w:val="24"/>
          <w:szCs w:val="24"/>
        </w:rPr>
        <w:t>from(</w:t>
      </w:r>
    </w:p>
    <w:p w14:paraId="70DC5DB8" w14:textId="77777777" w:rsidR="005F6978" w:rsidRPr="005F6978" w:rsidRDefault="005F6978" w:rsidP="005F6978">
      <w:pPr>
        <w:tabs>
          <w:tab w:val="left" w:pos="3740"/>
        </w:tabs>
        <w:spacing w:after="0"/>
        <w:rPr>
          <w:rFonts w:ascii="Times New Roman" w:hAnsi="Times New Roman" w:cs="Times New Roman"/>
          <w:sz w:val="24"/>
          <w:szCs w:val="24"/>
        </w:rPr>
      </w:pPr>
      <w:r w:rsidRPr="005F6978">
        <w:rPr>
          <w:rFonts w:ascii="Times New Roman" w:hAnsi="Times New Roman" w:cs="Times New Roman"/>
          <w:sz w:val="24"/>
          <w:szCs w:val="24"/>
        </w:rPr>
        <w:t xml:space="preserve">    select id_grupa,nume_grupa</w:t>
      </w:r>
    </w:p>
    <w:p w14:paraId="51044B30" w14:textId="77777777" w:rsidR="005F6978" w:rsidRPr="005F6978" w:rsidRDefault="005F6978" w:rsidP="005F6978">
      <w:pPr>
        <w:tabs>
          <w:tab w:val="left" w:pos="3740"/>
        </w:tabs>
        <w:spacing w:after="0"/>
        <w:rPr>
          <w:rFonts w:ascii="Times New Roman" w:hAnsi="Times New Roman" w:cs="Times New Roman"/>
          <w:sz w:val="24"/>
          <w:szCs w:val="24"/>
        </w:rPr>
      </w:pPr>
      <w:r w:rsidRPr="005F6978">
        <w:rPr>
          <w:rFonts w:ascii="Times New Roman" w:hAnsi="Times New Roman" w:cs="Times New Roman"/>
          <w:sz w:val="24"/>
          <w:szCs w:val="24"/>
        </w:rPr>
        <w:lastRenderedPageBreak/>
        <w:t xml:space="preserve">    from grupa</w:t>
      </w:r>
    </w:p>
    <w:p w14:paraId="2CC54748" w14:textId="77777777" w:rsidR="005F6978" w:rsidRPr="005F6978" w:rsidRDefault="005F6978" w:rsidP="005F6978">
      <w:pPr>
        <w:tabs>
          <w:tab w:val="left" w:pos="3740"/>
        </w:tabs>
        <w:spacing w:after="0"/>
        <w:rPr>
          <w:rFonts w:ascii="Times New Roman" w:hAnsi="Times New Roman" w:cs="Times New Roman"/>
          <w:sz w:val="24"/>
          <w:szCs w:val="24"/>
        </w:rPr>
      </w:pPr>
      <w:r w:rsidRPr="005F6978">
        <w:rPr>
          <w:rFonts w:ascii="Times New Roman" w:hAnsi="Times New Roman" w:cs="Times New Roman"/>
          <w:sz w:val="24"/>
          <w:szCs w:val="24"/>
        </w:rPr>
        <w:t xml:space="preserve">      )g</w:t>
      </w:r>
    </w:p>
    <w:p w14:paraId="274C5CA4" w14:textId="77777777" w:rsidR="005F6978" w:rsidRPr="005F6978" w:rsidRDefault="005F6978" w:rsidP="005F6978">
      <w:pPr>
        <w:tabs>
          <w:tab w:val="left" w:pos="3740"/>
        </w:tabs>
        <w:spacing w:after="0"/>
        <w:rPr>
          <w:rFonts w:ascii="Times New Roman" w:hAnsi="Times New Roman" w:cs="Times New Roman"/>
          <w:sz w:val="24"/>
          <w:szCs w:val="24"/>
        </w:rPr>
      </w:pPr>
      <w:r w:rsidRPr="005F6978">
        <w:rPr>
          <w:rFonts w:ascii="Times New Roman" w:hAnsi="Times New Roman" w:cs="Times New Roman"/>
          <w:sz w:val="24"/>
          <w:szCs w:val="24"/>
        </w:rPr>
        <w:t xml:space="preserve">     join  copil c on g.id_grupa=c.id_grupa</w:t>
      </w:r>
    </w:p>
    <w:p w14:paraId="0B613C41" w14:textId="34AC835E" w:rsidR="005F6978" w:rsidRDefault="005F6978" w:rsidP="005F6978">
      <w:pPr>
        <w:tabs>
          <w:tab w:val="left" w:pos="3740"/>
        </w:tabs>
        <w:spacing w:after="0"/>
        <w:rPr>
          <w:rFonts w:ascii="Times New Roman" w:hAnsi="Times New Roman" w:cs="Times New Roman"/>
          <w:sz w:val="24"/>
          <w:szCs w:val="24"/>
        </w:rPr>
      </w:pPr>
      <w:r w:rsidRPr="005F6978">
        <w:rPr>
          <w:rFonts w:ascii="Times New Roman" w:hAnsi="Times New Roman" w:cs="Times New Roman"/>
          <w:sz w:val="24"/>
          <w:szCs w:val="24"/>
        </w:rPr>
        <w:t>group by nume_grupa</w:t>
      </w:r>
      <w:r w:rsidR="00190003">
        <w:rPr>
          <w:rFonts w:ascii="Times New Roman" w:hAnsi="Times New Roman" w:cs="Times New Roman"/>
          <w:sz w:val="24"/>
          <w:szCs w:val="24"/>
        </w:rPr>
        <w:t>ș</w:t>
      </w:r>
    </w:p>
    <w:p w14:paraId="593888A2" w14:textId="656DE116" w:rsidR="00190003" w:rsidRPr="005F6978" w:rsidRDefault="00190003" w:rsidP="005F6978">
      <w:pPr>
        <w:tabs>
          <w:tab w:val="left" w:pos="3740"/>
        </w:tabs>
        <w:spacing w:after="0"/>
        <w:rPr>
          <w:rFonts w:ascii="Times New Roman" w:hAnsi="Times New Roman" w:cs="Times New Roman"/>
          <w:sz w:val="24"/>
          <w:szCs w:val="24"/>
        </w:rPr>
      </w:pPr>
      <w:r w:rsidRPr="00190003">
        <w:rPr>
          <w:rFonts w:ascii="Times New Roman" w:hAnsi="Times New Roman" w:cs="Times New Roman"/>
          <w:noProof/>
          <w:sz w:val="24"/>
          <w:szCs w:val="24"/>
        </w:rPr>
        <w:drawing>
          <wp:inline distT="0" distB="0" distL="0" distR="0" wp14:anchorId="436108AC" wp14:editId="7C9675BD">
            <wp:extent cx="4244708" cy="289585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4708" cy="2895851"/>
                    </a:xfrm>
                    <a:prstGeom prst="rect">
                      <a:avLst/>
                    </a:prstGeom>
                  </pic:spPr>
                </pic:pic>
              </a:graphicData>
            </a:graphic>
          </wp:inline>
        </w:drawing>
      </w:r>
    </w:p>
    <w:p w14:paraId="46E0E146" w14:textId="77777777" w:rsidR="005F6978" w:rsidRDefault="005F6978" w:rsidP="00E2207C">
      <w:pPr>
        <w:tabs>
          <w:tab w:val="left" w:pos="3740"/>
        </w:tabs>
        <w:spacing w:after="0"/>
        <w:rPr>
          <w:rFonts w:ascii="Times New Roman" w:hAnsi="Times New Roman" w:cs="Times New Roman"/>
          <w:b/>
          <w:bCs/>
          <w:sz w:val="24"/>
          <w:szCs w:val="24"/>
        </w:rPr>
      </w:pPr>
    </w:p>
    <w:p w14:paraId="105E3FE0" w14:textId="77777777" w:rsidR="00305D25" w:rsidRPr="00A72A9F" w:rsidRDefault="00305D25" w:rsidP="00E2207C">
      <w:pPr>
        <w:tabs>
          <w:tab w:val="left" w:pos="3740"/>
        </w:tabs>
        <w:spacing w:after="0"/>
        <w:rPr>
          <w:rFonts w:ascii="Times New Roman" w:hAnsi="Times New Roman" w:cs="Times New Roman"/>
          <w:sz w:val="24"/>
          <w:szCs w:val="24"/>
        </w:rPr>
      </w:pPr>
    </w:p>
    <w:p w14:paraId="7F885958" w14:textId="7BDA6728" w:rsidR="00A72A9F" w:rsidRPr="00A72A9F" w:rsidRDefault="00B74086"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b/>
          <w:bCs/>
          <w:sz w:val="24"/>
          <w:szCs w:val="24"/>
        </w:rPr>
        <w:t>C</w:t>
      </w:r>
      <w:r w:rsidRPr="00A72A9F">
        <w:rPr>
          <w:rFonts w:ascii="Times New Roman" w:hAnsi="Times New Roman" w:cs="Times New Roman"/>
          <w:sz w:val="24"/>
          <w:szCs w:val="24"/>
        </w:rPr>
        <w:t>.</w:t>
      </w:r>
      <w:r w:rsidR="00A72A9F" w:rsidRPr="00A72A9F">
        <w:t xml:space="preserve"> </w:t>
      </w:r>
      <w:r w:rsidR="00A72A9F" w:rsidRPr="00A72A9F">
        <w:rPr>
          <w:rFonts w:ascii="Times New Roman" w:hAnsi="Times New Roman" w:cs="Times New Roman"/>
          <w:sz w:val="24"/>
          <w:szCs w:val="24"/>
        </w:rPr>
        <w:t>--3 afiseaza numele grupurilor și numărul total de copii din fiecare grup.</w:t>
      </w:r>
    </w:p>
    <w:p w14:paraId="2CD891B0"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 xml:space="preserve">-- Apoi filtrează rezultatele pentru a include doar grupurile în care </w:t>
      </w:r>
    </w:p>
    <w:p w14:paraId="0B59C536"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--numărul total de copii depășește media numărului de copii din toate grupurile.</w:t>
      </w:r>
    </w:p>
    <w:p w14:paraId="0DEF6BE8"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SELECT g.nume_grupa, COUNT(c.id_copil) AS total_children</w:t>
      </w:r>
    </w:p>
    <w:p w14:paraId="350B5B1B"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FROM grupa g</w:t>
      </w:r>
    </w:p>
    <w:p w14:paraId="0FB2DAA7"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JOIN copil c ON g.id_grupa = c.id_grupa</w:t>
      </w:r>
    </w:p>
    <w:p w14:paraId="5B7AE2DA"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GROUP BY g.nume_grupa</w:t>
      </w:r>
    </w:p>
    <w:p w14:paraId="145DA927"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HAVING COUNT(c.id_copil) &gt; (</w:t>
      </w:r>
    </w:p>
    <w:p w14:paraId="682EFC7B"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 xml:space="preserve">    SELECT AVG(child_count)</w:t>
      </w:r>
    </w:p>
    <w:p w14:paraId="6D98E72D"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 xml:space="preserve">    FROM (</w:t>
      </w:r>
    </w:p>
    <w:p w14:paraId="1DE9AA27"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 xml:space="preserve">        SELECT COUNT(id_copil) AS child_count</w:t>
      </w:r>
    </w:p>
    <w:p w14:paraId="283156F0"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 xml:space="preserve">        FROM copil</w:t>
      </w:r>
    </w:p>
    <w:p w14:paraId="07E0F495"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 xml:space="preserve">        GROUP BY id_grupa</w:t>
      </w:r>
    </w:p>
    <w:p w14:paraId="5C139EDE" w14:textId="77777777" w:rsidR="00A72A9F"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 xml:space="preserve">    ) avg_per_group</w:t>
      </w:r>
    </w:p>
    <w:p w14:paraId="46F01AE1" w14:textId="77C280F6" w:rsidR="00305D25" w:rsidRPr="00A72A9F" w:rsidRDefault="00A72A9F" w:rsidP="00A72A9F">
      <w:pPr>
        <w:tabs>
          <w:tab w:val="left" w:pos="3740"/>
        </w:tabs>
        <w:spacing w:after="0"/>
        <w:rPr>
          <w:rFonts w:ascii="Times New Roman" w:hAnsi="Times New Roman" w:cs="Times New Roman"/>
          <w:sz w:val="24"/>
          <w:szCs w:val="24"/>
        </w:rPr>
      </w:pPr>
      <w:r w:rsidRPr="00A72A9F">
        <w:rPr>
          <w:rFonts w:ascii="Times New Roman" w:hAnsi="Times New Roman" w:cs="Times New Roman"/>
          <w:sz w:val="24"/>
          <w:szCs w:val="24"/>
        </w:rPr>
        <w:t>);</w:t>
      </w:r>
    </w:p>
    <w:p w14:paraId="4714F934" w14:textId="0AA92CB1" w:rsidR="00A72A9F" w:rsidRDefault="00A72A9F" w:rsidP="00E2207C">
      <w:pPr>
        <w:tabs>
          <w:tab w:val="left" w:pos="3740"/>
        </w:tabs>
        <w:spacing w:after="0"/>
        <w:rPr>
          <w:rFonts w:ascii="Times New Roman" w:hAnsi="Times New Roman" w:cs="Times New Roman"/>
          <w:b/>
          <w:bCs/>
          <w:sz w:val="24"/>
          <w:szCs w:val="24"/>
        </w:rPr>
      </w:pPr>
    </w:p>
    <w:p w14:paraId="17242BE4" w14:textId="61B47609" w:rsidR="00A72A9F" w:rsidRDefault="00A72A9F" w:rsidP="00E2207C">
      <w:pPr>
        <w:tabs>
          <w:tab w:val="left" w:pos="3740"/>
        </w:tabs>
        <w:spacing w:after="0"/>
        <w:rPr>
          <w:rFonts w:ascii="Times New Roman" w:hAnsi="Times New Roman" w:cs="Times New Roman"/>
          <w:b/>
          <w:bCs/>
          <w:sz w:val="24"/>
          <w:szCs w:val="24"/>
        </w:rPr>
      </w:pPr>
    </w:p>
    <w:p w14:paraId="6321178D" w14:textId="079165BA" w:rsidR="00A72A9F" w:rsidRDefault="00A72A9F" w:rsidP="00E2207C">
      <w:pPr>
        <w:tabs>
          <w:tab w:val="left" w:pos="3740"/>
        </w:tabs>
        <w:spacing w:after="0"/>
        <w:rPr>
          <w:rFonts w:ascii="Times New Roman" w:hAnsi="Times New Roman" w:cs="Times New Roman"/>
          <w:b/>
          <w:bCs/>
          <w:sz w:val="24"/>
          <w:szCs w:val="24"/>
        </w:rPr>
      </w:pPr>
    </w:p>
    <w:p w14:paraId="6FF83A74" w14:textId="77777777" w:rsidR="00A72A9F" w:rsidRDefault="00A72A9F" w:rsidP="00E2207C">
      <w:pPr>
        <w:tabs>
          <w:tab w:val="left" w:pos="3740"/>
        </w:tabs>
        <w:spacing w:after="0"/>
        <w:rPr>
          <w:rFonts w:ascii="Times New Roman" w:hAnsi="Times New Roman" w:cs="Times New Roman"/>
          <w:b/>
          <w:bCs/>
          <w:sz w:val="24"/>
          <w:szCs w:val="24"/>
        </w:rPr>
      </w:pPr>
    </w:p>
    <w:p w14:paraId="42B50E4A" w14:textId="07462944" w:rsidR="00A72A9F" w:rsidRDefault="00A72A9F" w:rsidP="00E2207C">
      <w:pPr>
        <w:tabs>
          <w:tab w:val="left" w:pos="3740"/>
        </w:tabs>
        <w:spacing w:after="0"/>
        <w:rPr>
          <w:rFonts w:ascii="Times New Roman" w:hAnsi="Times New Roman" w:cs="Times New Roman"/>
          <w:b/>
          <w:bCs/>
          <w:sz w:val="24"/>
          <w:szCs w:val="24"/>
        </w:rPr>
      </w:pPr>
      <w:r w:rsidRPr="00A72A9F">
        <w:rPr>
          <w:rFonts w:ascii="Times New Roman" w:hAnsi="Times New Roman" w:cs="Times New Roman"/>
          <w:b/>
          <w:bCs/>
          <w:sz w:val="24"/>
          <w:szCs w:val="24"/>
        </w:rPr>
        <w:lastRenderedPageBreak/>
        <w:drawing>
          <wp:inline distT="0" distB="0" distL="0" distR="0" wp14:anchorId="29A9D4DF" wp14:editId="73582735">
            <wp:extent cx="5235394" cy="390939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5394" cy="3909399"/>
                    </a:xfrm>
                    <a:prstGeom prst="rect">
                      <a:avLst/>
                    </a:prstGeom>
                  </pic:spPr>
                </pic:pic>
              </a:graphicData>
            </a:graphic>
          </wp:inline>
        </w:drawing>
      </w:r>
    </w:p>
    <w:p w14:paraId="3F05450D" w14:textId="77777777" w:rsidR="00305D25" w:rsidRDefault="00305D25" w:rsidP="00E2207C">
      <w:pPr>
        <w:tabs>
          <w:tab w:val="left" w:pos="3740"/>
        </w:tabs>
        <w:spacing w:after="0"/>
        <w:rPr>
          <w:rFonts w:ascii="Times New Roman" w:hAnsi="Times New Roman" w:cs="Times New Roman"/>
          <w:b/>
          <w:bCs/>
          <w:sz w:val="24"/>
          <w:szCs w:val="24"/>
        </w:rPr>
      </w:pPr>
    </w:p>
    <w:p w14:paraId="52A9ABEB" w14:textId="77777777" w:rsidR="00305D25" w:rsidRDefault="00305D25" w:rsidP="00E2207C">
      <w:pPr>
        <w:tabs>
          <w:tab w:val="left" w:pos="3740"/>
        </w:tabs>
        <w:spacing w:after="0"/>
        <w:rPr>
          <w:rFonts w:ascii="Times New Roman" w:hAnsi="Times New Roman" w:cs="Times New Roman"/>
          <w:b/>
          <w:bCs/>
          <w:sz w:val="24"/>
          <w:szCs w:val="24"/>
        </w:rPr>
      </w:pPr>
    </w:p>
    <w:p w14:paraId="5FAF4075" w14:textId="77777777" w:rsidR="00305D25" w:rsidRDefault="00305D25" w:rsidP="00E2207C">
      <w:pPr>
        <w:tabs>
          <w:tab w:val="left" w:pos="3740"/>
        </w:tabs>
        <w:spacing w:after="0"/>
        <w:rPr>
          <w:rFonts w:ascii="Times New Roman" w:hAnsi="Times New Roman" w:cs="Times New Roman"/>
          <w:b/>
          <w:bCs/>
          <w:sz w:val="24"/>
          <w:szCs w:val="24"/>
        </w:rPr>
      </w:pPr>
    </w:p>
    <w:p w14:paraId="1730AD8E" w14:textId="52353E98" w:rsidR="00E2207C" w:rsidRPr="005F6978" w:rsidRDefault="00E2207C" w:rsidP="00E2207C">
      <w:pPr>
        <w:tabs>
          <w:tab w:val="left" w:pos="3740"/>
        </w:tabs>
        <w:spacing w:after="0"/>
        <w:rPr>
          <w:rFonts w:ascii="Times New Roman" w:hAnsi="Times New Roman" w:cs="Times New Roman"/>
          <w:b/>
          <w:bCs/>
          <w:sz w:val="24"/>
          <w:szCs w:val="24"/>
        </w:rPr>
      </w:pPr>
      <w:r w:rsidRPr="005F6978">
        <w:rPr>
          <w:rFonts w:ascii="Times New Roman" w:hAnsi="Times New Roman" w:cs="Times New Roman"/>
          <w:b/>
          <w:bCs/>
          <w:sz w:val="24"/>
          <w:szCs w:val="24"/>
        </w:rPr>
        <w:t>D.</w:t>
      </w:r>
      <w:r w:rsidR="00190003">
        <w:rPr>
          <w:rFonts w:ascii="Times New Roman" w:hAnsi="Times New Roman" w:cs="Times New Roman"/>
          <w:b/>
          <w:bCs/>
          <w:sz w:val="24"/>
          <w:szCs w:val="24"/>
        </w:rPr>
        <w:t xml:space="preserve"> </w:t>
      </w:r>
      <w:r w:rsidR="00190003">
        <w:rPr>
          <w:rFonts w:ascii="Times New Roman" w:hAnsi="Times New Roman" w:cs="Times New Roman"/>
          <w:sz w:val="24"/>
          <w:szCs w:val="24"/>
        </w:rPr>
        <w:t xml:space="preserve"> Sa afișeze nume si prenume,orasul parintilor,iar daca </w:t>
      </w:r>
      <w:r w:rsidR="00305D25">
        <w:rPr>
          <w:rFonts w:ascii="Times New Roman" w:hAnsi="Times New Roman" w:cs="Times New Roman"/>
          <w:sz w:val="24"/>
          <w:szCs w:val="24"/>
        </w:rPr>
        <w:t xml:space="preserve">cineva </w:t>
      </w:r>
      <w:r w:rsidR="00190003">
        <w:rPr>
          <w:rFonts w:ascii="Times New Roman" w:hAnsi="Times New Roman" w:cs="Times New Roman"/>
          <w:sz w:val="24"/>
          <w:szCs w:val="24"/>
        </w:rPr>
        <w:t>nu are mail scrie</w:t>
      </w:r>
      <w:r w:rsidR="00190003">
        <w:rPr>
          <w:rFonts w:ascii="Times New Roman" w:hAnsi="Times New Roman" w:cs="Times New Roman"/>
          <w:sz w:val="24"/>
          <w:szCs w:val="24"/>
          <w:lang w:val="tk-TM"/>
        </w:rPr>
        <w:t>”Nu e mail”</w:t>
      </w:r>
      <w:r w:rsidR="00305D25">
        <w:rPr>
          <w:rFonts w:ascii="Times New Roman" w:hAnsi="Times New Roman" w:cs="Times New Roman"/>
          <w:sz w:val="24"/>
          <w:szCs w:val="24"/>
        </w:rPr>
        <w:t xml:space="preserve"> sau una dintre ei locueste in </w:t>
      </w:r>
      <w:r w:rsidR="00305D25" w:rsidRPr="00E2207C">
        <w:rPr>
          <w:rFonts w:ascii="Times New Roman" w:hAnsi="Times New Roman" w:cs="Times New Roman"/>
          <w:sz w:val="24"/>
          <w:szCs w:val="24"/>
        </w:rPr>
        <w:t>Ploiesti</w:t>
      </w:r>
      <w:r w:rsidR="00305D25">
        <w:rPr>
          <w:rFonts w:ascii="Times New Roman" w:hAnsi="Times New Roman" w:cs="Times New Roman"/>
          <w:sz w:val="24"/>
          <w:szCs w:val="24"/>
        </w:rPr>
        <w:t xml:space="preserve"> pune coment </w:t>
      </w:r>
      <w:r w:rsidR="00305D25">
        <w:rPr>
          <w:rFonts w:ascii="Times New Roman" w:hAnsi="Times New Roman" w:cs="Times New Roman"/>
          <w:sz w:val="24"/>
          <w:szCs w:val="24"/>
          <w:lang w:val="tk-TM"/>
        </w:rPr>
        <w:t>‘Lo</w:t>
      </w:r>
      <w:r w:rsidR="00305D25">
        <w:rPr>
          <w:rFonts w:ascii="Times New Roman" w:hAnsi="Times New Roman" w:cs="Times New Roman"/>
          <w:sz w:val="24"/>
          <w:szCs w:val="24"/>
          <w:lang w:val="en-GB"/>
        </w:rPr>
        <w:t>c</w:t>
      </w:r>
      <w:r w:rsidR="00305D25">
        <w:rPr>
          <w:rFonts w:ascii="Times New Roman" w:hAnsi="Times New Roman" w:cs="Times New Roman"/>
          <w:sz w:val="24"/>
          <w:szCs w:val="24"/>
          <w:lang w:val="tk-TM"/>
        </w:rPr>
        <w:t>ueste in alt oras’</w:t>
      </w:r>
      <w:r w:rsidR="00190003">
        <w:rPr>
          <w:rFonts w:ascii="Times New Roman" w:hAnsi="Times New Roman" w:cs="Times New Roman"/>
          <w:sz w:val="24"/>
          <w:szCs w:val="24"/>
        </w:rPr>
        <w:t xml:space="preserve"> </w:t>
      </w:r>
    </w:p>
    <w:p w14:paraId="417EE838" w14:textId="77777777" w:rsidR="00E2207C" w:rsidRPr="00E2207C" w:rsidRDefault="00E2207C" w:rsidP="00E2207C">
      <w:pPr>
        <w:tabs>
          <w:tab w:val="left" w:pos="3740"/>
        </w:tabs>
        <w:spacing w:after="0"/>
        <w:rPr>
          <w:rFonts w:ascii="Times New Roman" w:hAnsi="Times New Roman" w:cs="Times New Roman"/>
          <w:sz w:val="24"/>
          <w:szCs w:val="24"/>
        </w:rPr>
      </w:pPr>
      <w:r w:rsidRPr="00E2207C">
        <w:rPr>
          <w:rFonts w:ascii="Times New Roman" w:hAnsi="Times New Roman" w:cs="Times New Roman"/>
          <w:sz w:val="24"/>
          <w:szCs w:val="24"/>
        </w:rPr>
        <w:t>SELECT p.nume, p.prenume, NVL(mail, 'Nu e mail') as email,a.oras,</w:t>
      </w:r>
    </w:p>
    <w:p w14:paraId="3C9F78B2" w14:textId="77777777" w:rsidR="00E2207C" w:rsidRPr="00E2207C" w:rsidRDefault="00E2207C" w:rsidP="00E2207C">
      <w:pPr>
        <w:tabs>
          <w:tab w:val="left" w:pos="3740"/>
        </w:tabs>
        <w:spacing w:after="0"/>
        <w:rPr>
          <w:rFonts w:ascii="Times New Roman" w:hAnsi="Times New Roman" w:cs="Times New Roman"/>
          <w:sz w:val="24"/>
          <w:szCs w:val="24"/>
        </w:rPr>
      </w:pPr>
      <w:r w:rsidRPr="00E2207C">
        <w:rPr>
          <w:rFonts w:ascii="Times New Roman" w:hAnsi="Times New Roman" w:cs="Times New Roman"/>
          <w:sz w:val="24"/>
          <w:szCs w:val="24"/>
        </w:rPr>
        <w:t>decode(oras,'Ploiesti','Vine de la alt oras') as coment</w:t>
      </w:r>
    </w:p>
    <w:p w14:paraId="4CE62206" w14:textId="77777777" w:rsidR="00E2207C" w:rsidRPr="00E2207C" w:rsidRDefault="00E2207C" w:rsidP="00E2207C">
      <w:pPr>
        <w:tabs>
          <w:tab w:val="left" w:pos="3740"/>
        </w:tabs>
        <w:spacing w:after="0"/>
        <w:rPr>
          <w:rFonts w:ascii="Times New Roman" w:hAnsi="Times New Roman" w:cs="Times New Roman"/>
          <w:sz w:val="24"/>
          <w:szCs w:val="24"/>
        </w:rPr>
      </w:pPr>
      <w:r w:rsidRPr="00E2207C">
        <w:rPr>
          <w:rFonts w:ascii="Times New Roman" w:hAnsi="Times New Roman" w:cs="Times New Roman"/>
          <w:sz w:val="24"/>
          <w:szCs w:val="24"/>
        </w:rPr>
        <w:t>FROM parinte p</w:t>
      </w:r>
    </w:p>
    <w:p w14:paraId="33B42675" w14:textId="77777777" w:rsidR="00E2207C" w:rsidRPr="00E2207C" w:rsidRDefault="00E2207C" w:rsidP="00E2207C">
      <w:pPr>
        <w:tabs>
          <w:tab w:val="left" w:pos="3740"/>
        </w:tabs>
        <w:spacing w:after="0"/>
        <w:rPr>
          <w:rFonts w:ascii="Times New Roman" w:hAnsi="Times New Roman" w:cs="Times New Roman"/>
          <w:sz w:val="24"/>
          <w:szCs w:val="24"/>
        </w:rPr>
      </w:pPr>
      <w:r w:rsidRPr="00E2207C">
        <w:rPr>
          <w:rFonts w:ascii="Times New Roman" w:hAnsi="Times New Roman" w:cs="Times New Roman"/>
          <w:sz w:val="24"/>
          <w:szCs w:val="24"/>
        </w:rPr>
        <w:t>join adresa a on p.id_adresa=a.id_adresa</w:t>
      </w:r>
    </w:p>
    <w:p w14:paraId="63A8A829" w14:textId="7B24D7B8" w:rsidR="0071149D" w:rsidRDefault="00E2207C" w:rsidP="00E2207C">
      <w:pPr>
        <w:tabs>
          <w:tab w:val="left" w:pos="3740"/>
        </w:tabs>
        <w:spacing w:after="0"/>
        <w:rPr>
          <w:rFonts w:ascii="Times New Roman" w:hAnsi="Times New Roman" w:cs="Times New Roman"/>
          <w:sz w:val="24"/>
          <w:szCs w:val="24"/>
        </w:rPr>
      </w:pPr>
      <w:r w:rsidRPr="00E2207C">
        <w:rPr>
          <w:rFonts w:ascii="Times New Roman" w:hAnsi="Times New Roman" w:cs="Times New Roman"/>
          <w:sz w:val="24"/>
          <w:szCs w:val="24"/>
        </w:rPr>
        <w:t>ORDER BY p.nume;</w:t>
      </w:r>
    </w:p>
    <w:p w14:paraId="4F74BAC9" w14:textId="4BC8F947" w:rsidR="005F6978" w:rsidRDefault="005F6978" w:rsidP="00E2207C">
      <w:pPr>
        <w:tabs>
          <w:tab w:val="left" w:pos="3740"/>
        </w:tabs>
        <w:spacing w:after="0"/>
        <w:rPr>
          <w:rFonts w:ascii="Times New Roman" w:hAnsi="Times New Roman" w:cs="Times New Roman"/>
          <w:sz w:val="24"/>
          <w:szCs w:val="24"/>
        </w:rPr>
      </w:pPr>
      <w:r w:rsidRPr="005F6978">
        <w:rPr>
          <w:rFonts w:ascii="Times New Roman" w:hAnsi="Times New Roman" w:cs="Times New Roman"/>
          <w:noProof/>
          <w:sz w:val="24"/>
          <w:szCs w:val="24"/>
        </w:rPr>
        <w:drawing>
          <wp:inline distT="0" distB="0" distL="0" distR="0" wp14:anchorId="4832A086" wp14:editId="59451F27">
            <wp:extent cx="4762913" cy="31244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913" cy="3124471"/>
                    </a:xfrm>
                    <a:prstGeom prst="rect">
                      <a:avLst/>
                    </a:prstGeom>
                  </pic:spPr>
                </pic:pic>
              </a:graphicData>
            </a:graphic>
          </wp:inline>
        </w:drawing>
      </w:r>
    </w:p>
    <w:p w14:paraId="780FF806" w14:textId="595D7A2B" w:rsidR="005F6978" w:rsidRDefault="00664DCE" w:rsidP="00E2207C">
      <w:pPr>
        <w:tabs>
          <w:tab w:val="left" w:pos="3740"/>
        </w:tabs>
        <w:spacing w:after="0"/>
        <w:rPr>
          <w:rFonts w:ascii="Times New Roman" w:hAnsi="Times New Roman" w:cs="Times New Roman"/>
          <w:sz w:val="24"/>
          <w:szCs w:val="24"/>
        </w:rPr>
      </w:pPr>
      <w:r w:rsidRPr="007F220B">
        <w:rPr>
          <w:rFonts w:ascii="Times New Roman" w:hAnsi="Times New Roman" w:cs="Times New Roman"/>
          <w:b/>
          <w:bCs/>
          <w:sz w:val="24"/>
          <w:szCs w:val="24"/>
        </w:rPr>
        <w:lastRenderedPageBreak/>
        <w:t>E</w:t>
      </w:r>
      <w:r>
        <w:rPr>
          <w:rFonts w:ascii="Times New Roman" w:hAnsi="Times New Roman" w:cs="Times New Roman"/>
          <w:sz w:val="24"/>
          <w:szCs w:val="24"/>
        </w:rPr>
        <w:t>.Face categorii de copi in fun</w:t>
      </w:r>
      <w:r w:rsidR="007F220B">
        <w:rPr>
          <w:rFonts w:ascii="Times New Roman" w:hAnsi="Times New Roman" w:cs="Times New Roman"/>
          <w:sz w:val="24"/>
          <w:szCs w:val="24"/>
        </w:rPr>
        <w:t>cție de vărsta lor.Dacă copii sunt mici de 3 ani sunt bebeluș.Dacă ei sunt mai mare de 3 ani și mai mici de 5 ani sunt copi_mici,asltfel sunt obsolvenți.</w:t>
      </w:r>
    </w:p>
    <w:p w14:paraId="72249836" w14:textId="77777777" w:rsidR="007F220B" w:rsidRDefault="007F220B" w:rsidP="00E2207C">
      <w:pPr>
        <w:tabs>
          <w:tab w:val="left" w:pos="3740"/>
        </w:tabs>
        <w:spacing w:after="0"/>
        <w:rPr>
          <w:rFonts w:ascii="Times New Roman" w:hAnsi="Times New Roman" w:cs="Times New Roman"/>
          <w:sz w:val="24"/>
          <w:szCs w:val="24"/>
        </w:rPr>
      </w:pPr>
    </w:p>
    <w:p w14:paraId="321516FB" w14:textId="002A271F" w:rsidR="007F220B" w:rsidRDefault="007F220B" w:rsidP="00E2207C">
      <w:pPr>
        <w:tabs>
          <w:tab w:val="left" w:pos="3740"/>
        </w:tabs>
        <w:spacing w:after="0"/>
        <w:rPr>
          <w:rFonts w:ascii="Times New Roman" w:hAnsi="Times New Roman" w:cs="Times New Roman"/>
          <w:sz w:val="24"/>
          <w:szCs w:val="24"/>
        </w:rPr>
      </w:pPr>
      <w:r w:rsidRPr="007F220B">
        <w:rPr>
          <w:rFonts w:ascii="Times New Roman" w:hAnsi="Times New Roman" w:cs="Times New Roman"/>
          <w:noProof/>
          <w:sz w:val="24"/>
          <w:szCs w:val="24"/>
        </w:rPr>
        <w:drawing>
          <wp:inline distT="0" distB="0" distL="0" distR="0" wp14:anchorId="347FC66F" wp14:editId="051AFBE5">
            <wp:extent cx="4143375" cy="391797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6216" cy="3920661"/>
                    </a:xfrm>
                    <a:prstGeom prst="rect">
                      <a:avLst/>
                    </a:prstGeom>
                  </pic:spPr>
                </pic:pic>
              </a:graphicData>
            </a:graphic>
          </wp:inline>
        </w:drawing>
      </w:r>
    </w:p>
    <w:p w14:paraId="6C2B8469" w14:textId="5C839A2B" w:rsidR="00B8367C" w:rsidRDefault="00B8367C" w:rsidP="00E2207C">
      <w:pPr>
        <w:tabs>
          <w:tab w:val="left" w:pos="3740"/>
        </w:tabs>
        <w:spacing w:after="0"/>
        <w:rPr>
          <w:rFonts w:ascii="Times New Roman" w:hAnsi="Times New Roman" w:cs="Times New Roman"/>
          <w:sz w:val="24"/>
          <w:szCs w:val="24"/>
        </w:rPr>
      </w:pPr>
    </w:p>
    <w:p w14:paraId="4D200875" w14:textId="77777777" w:rsidR="0004556D" w:rsidRDefault="0004556D" w:rsidP="00E2207C">
      <w:pPr>
        <w:tabs>
          <w:tab w:val="left" w:pos="3740"/>
        </w:tabs>
        <w:spacing w:after="0"/>
        <w:rPr>
          <w:rFonts w:ascii="Times New Roman" w:hAnsi="Times New Roman" w:cs="Times New Roman"/>
          <w:sz w:val="24"/>
          <w:szCs w:val="24"/>
        </w:rPr>
      </w:pPr>
    </w:p>
    <w:p w14:paraId="24F455AD" w14:textId="77777777" w:rsidR="0004556D" w:rsidRDefault="0004556D" w:rsidP="00E2207C">
      <w:pPr>
        <w:tabs>
          <w:tab w:val="left" w:pos="3740"/>
        </w:tabs>
        <w:spacing w:after="0"/>
        <w:rPr>
          <w:rFonts w:ascii="Times New Roman" w:hAnsi="Times New Roman" w:cs="Times New Roman"/>
          <w:sz w:val="24"/>
          <w:szCs w:val="24"/>
        </w:rPr>
      </w:pPr>
    </w:p>
    <w:p w14:paraId="07B24539" w14:textId="77777777" w:rsidR="0004556D" w:rsidRDefault="0004556D" w:rsidP="00E2207C">
      <w:pPr>
        <w:tabs>
          <w:tab w:val="left" w:pos="3740"/>
        </w:tabs>
        <w:spacing w:after="0"/>
        <w:rPr>
          <w:rFonts w:ascii="Times New Roman" w:hAnsi="Times New Roman" w:cs="Times New Roman"/>
          <w:sz w:val="24"/>
          <w:szCs w:val="24"/>
        </w:rPr>
      </w:pPr>
    </w:p>
    <w:p w14:paraId="3A4AA25F" w14:textId="77777777" w:rsidR="0004556D" w:rsidRDefault="0004556D" w:rsidP="00E2207C">
      <w:pPr>
        <w:tabs>
          <w:tab w:val="left" w:pos="3740"/>
        </w:tabs>
        <w:spacing w:after="0"/>
        <w:rPr>
          <w:rFonts w:ascii="Times New Roman" w:hAnsi="Times New Roman" w:cs="Times New Roman"/>
          <w:sz w:val="24"/>
          <w:szCs w:val="24"/>
        </w:rPr>
      </w:pPr>
    </w:p>
    <w:p w14:paraId="32496252" w14:textId="77777777" w:rsidR="0004556D" w:rsidRDefault="0004556D" w:rsidP="00E2207C">
      <w:pPr>
        <w:tabs>
          <w:tab w:val="left" w:pos="3740"/>
        </w:tabs>
        <w:spacing w:after="0"/>
        <w:rPr>
          <w:rFonts w:ascii="Times New Roman" w:hAnsi="Times New Roman" w:cs="Times New Roman"/>
          <w:sz w:val="24"/>
          <w:szCs w:val="24"/>
        </w:rPr>
      </w:pPr>
    </w:p>
    <w:p w14:paraId="7287E3B8" w14:textId="77777777" w:rsidR="00CF03B6" w:rsidRDefault="00CF03B6" w:rsidP="00E2207C">
      <w:pPr>
        <w:tabs>
          <w:tab w:val="left" w:pos="3740"/>
        </w:tabs>
        <w:spacing w:after="0"/>
        <w:rPr>
          <w:rFonts w:ascii="Times New Roman" w:hAnsi="Times New Roman" w:cs="Times New Roman"/>
          <w:sz w:val="24"/>
          <w:szCs w:val="24"/>
        </w:rPr>
      </w:pPr>
    </w:p>
    <w:p w14:paraId="1AF77F55" w14:textId="77777777" w:rsidR="00CF03B6" w:rsidRDefault="00CF03B6" w:rsidP="00E2207C">
      <w:pPr>
        <w:tabs>
          <w:tab w:val="left" w:pos="3740"/>
        </w:tabs>
        <w:spacing w:after="0"/>
        <w:rPr>
          <w:rFonts w:ascii="Times New Roman" w:hAnsi="Times New Roman" w:cs="Times New Roman"/>
          <w:sz w:val="24"/>
          <w:szCs w:val="24"/>
        </w:rPr>
      </w:pPr>
    </w:p>
    <w:p w14:paraId="631318F1" w14:textId="77777777" w:rsidR="00CF03B6" w:rsidRDefault="00CF03B6" w:rsidP="00E2207C">
      <w:pPr>
        <w:tabs>
          <w:tab w:val="left" w:pos="3740"/>
        </w:tabs>
        <w:spacing w:after="0"/>
        <w:rPr>
          <w:rFonts w:ascii="Times New Roman" w:hAnsi="Times New Roman" w:cs="Times New Roman"/>
          <w:sz w:val="24"/>
          <w:szCs w:val="24"/>
        </w:rPr>
      </w:pPr>
    </w:p>
    <w:p w14:paraId="0BCC7AED" w14:textId="77777777" w:rsidR="00CF03B6" w:rsidRDefault="00CF03B6" w:rsidP="00E2207C">
      <w:pPr>
        <w:tabs>
          <w:tab w:val="left" w:pos="3740"/>
        </w:tabs>
        <w:spacing w:after="0"/>
        <w:rPr>
          <w:rFonts w:ascii="Times New Roman" w:hAnsi="Times New Roman" w:cs="Times New Roman"/>
          <w:sz w:val="24"/>
          <w:szCs w:val="24"/>
        </w:rPr>
      </w:pPr>
    </w:p>
    <w:p w14:paraId="631861F4" w14:textId="77777777" w:rsidR="00CF03B6" w:rsidRDefault="00CF03B6" w:rsidP="00E2207C">
      <w:pPr>
        <w:tabs>
          <w:tab w:val="left" w:pos="3740"/>
        </w:tabs>
        <w:spacing w:after="0"/>
        <w:rPr>
          <w:rFonts w:ascii="Times New Roman" w:hAnsi="Times New Roman" w:cs="Times New Roman"/>
          <w:sz w:val="24"/>
          <w:szCs w:val="24"/>
        </w:rPr>
      </w:pPr>
    </w:p>
    <w:p w14:paraId="7FC65D62" w14:textId="77777777" w:rsidR="00CF03B6" w:rsidRDefault="00CF03B6" w:rsidP="00E2207C">
      <w:pPr>
        <w:tabs>
          <w:tab w:val="left" w:pos="3740"/>
        </w:tabs>
        <w:spacing w:after="0"/>
        <w:rPr>
          <w:rFonts w:ascii="Times New Roman" w:hAnsi="Times New Roman" w:cs="Times New Roman"/>
          <w:sz w:val="24"/>
          <w:szCs w:val="24"/>
        </w:rPr>
      </w:pPr>
    </w:p>
    <w:p w14:paraId="3AD56EFA" w14:textId="77777777" w:rsidR="00CF03B6" w:rsidRDefault="00CF03B6" w:rsidP="00E2207C">
      <w:pPr>
        <w:tabs>
          <w:tab w:val="left" w:pos="3740"/>
        </w:tabs>
        <w:spacing w:after="0"/>
        <w:rPr>
          <w:rFonts w:ascii="Times New Roman" w:hAnsi="Times New Roman" w:cs="Times New Roman"/>
          <w:sz w:val="24"/>
          <w:szCs w:val="24"/>
        </w:rPr>
      </w:pPr>
    </w:p>
    <w:p w14:paraId="4986D988" w14:textId="77777777" w:rsidR="00CF03B6" w:rsidRDefault="00CF03B6" w:rsidP="00E2207C">
      <w:pPr>
        <w:tabs>
          <w:tab w:val="left" w:pos="3740"/>
        </w:tabs>
        <w:spacing w:after="0"/>
        <w:rPr>
          <w:rFonts w:ascii="Times New Roman" w:hAnsi="Times New Roman" w:cs="Times New Roman"/>
          <w:sz w:val="24"/>
          <w:szCs w:val="24"/>
        </w:rPr>
      </w:pPr>
    </w:p>
    <w:p w14:paraId="1710FAC4" w14:textId="77777777" w:rsidR="00CF03B6" w:rsidRDefault="00CF03B6" w:rsidP="00E2207C">
      <w:pPr>
        <w:tabs>
          <w:tab w:val="left" w:pos="3740"/>
        </w:tabs>
        <w:spacing w:after="0"/>
        <w:rPr>
          <w:rFonts w:ascii="Times New Roman" w:hAnsi="Times New Roman" w:cs="Times New Roman"/>
          <w:sz w:val="24"/>
          <w:szCs w:val="24"/>
        </w:rPr>
      </w:pPr>
    </w:p>
    <w:p w14:paraId="64496A23" w14:textId="77777777" w:rsidR="00CF03B6" w:rsidRDefault="00CF03B6" w:rsidP="00E2207C">
      <w:pPr>
        <w:tabs>
          <w:tab w:val="left" w:pos="3740"/>
        </w:tabs>
        <w:spacing w:after="0"/>
        <w:rPr>
          <w:rFonts w:ascii="Times New Roman" w:hAnsi="Times New Roman" w:cs="Times New Roman"/>
          <w:sz w:val="24"/>
          <w:szCs w:val="24"/>
        </w:rPr>
      </w:pPr>
    </w:p>
    <w:p w14:paraId="2B6F6594" w14:textId="77777777" w:rsidR="00CF03B6" w:rsidRDefault="00CF03B6" w:rsidP="00E2207C">
      <w:pPr>
        <w:tabs>
          <w:tab w:val="left" w:pos="3740"/>
        </w:tabs>
        <w:spacing w:after="0"/>
        <w:rPr>
          <w:rFonts w:ascii="Times New Roman" w:hAnsi="Times New Roman" w:cs="Times New Roman"/>
          <w:sz w:val="24"/>
          <w:szCs w:val="24"/>
        </w:rPr>
      </w:pPr>
    </w:p>
    <w:p w14:paraId="5CB56691" w14:textId="77777777" w:rsidR="00CF03B6" w:rsidRDefault="00CF03B6" w:rsidP="00E2207C">
      <w:pPr>
        <w:tabs>
          <w:tab w:val="left" w:pos="3740"/>
        </w:tabs>
        <w:spacing w:after="0"/>
        <w:rPr>
          <w:rFonts w:ascii="Times New Roman" w:hAnsi="Times New Roman" w:cs="Times New Roman"/>
          <w:sz w:val="24"/>
          <w:szCs w:val="24"/>
        </w:rPr>
      </w:pPr>
    </w:p>
    <w:p w14:paraId="6A326A50" w14:textId="77777777" w:rsidR="00CF03B6" w:rsidRDefault="00CF03B6" w:rsidP="00E2207C">
      <w:pPr>
        <w:tabs>
          <w:tab w:val="left" w:pos="3740"/>
        </w:tabs>
        <w:spacing w:after="0"/>
        <w:rPr>
          <w:rFonts w:ascii="Times New Roman" w:hAnsi="Times New Roman" w:cs="Times New Roman"/>
          <w:sz w:val="24"/>
          <w:szCs w:val="24"/>
        </w:rPr>
      </w:pPr>
    </w:p>
    <w:p w14:paraId="544616C7" w14:textId="77777777" w:rsidR="00CF03B6" w:rsidRDefault="00CF03B6" w:rsidP="00E2207C">
      <w:pPr>
        <w:tabs>
          <w:tab w:val="left" w:pos="3740"/>
        </w:tabs>
        <w:spacing w:after="0"/>
        <w:rPr>
          <w:rFonts w:ascii="Times New Roman" w:hAnsi="Times New Roman" w:cs="Times New Roman"/>
          <w:sz w:val="24"/>
          <w:szCs w:val="24"/>
        </w:rPr>
      </w:pPr>
    </w:p>
    <w:p w14:paraId="22822A79" w14:textId="77777777" w:rsidR="00CF03B6" w:rsidRDefault="00CF03B6" w:rsidP="00E2207C">
      <w:pPr>
        <w:tabs>
          <w:tab w:val="left" w:pos="3740"/>
        </w:tabs>
        <w:spacing w:after="0"/>
        <w:rPr>
          <w:rFonts w:ascii="Times New Roman" w:hAnsi="Times New Roman" w:cs="Times New Roman"/>
          <w:sz w:val="24"/>
          <w:szCs w:val="24"/>
        </w:rPr>
      </w:pPr>
    </w:p>
    <w:p w14:paraId="1428E0B3" w14:textId="77777777" w:rsidR="00CF03B6" w:rsidRDefault="00CF03B6" w:rsidP="00E2207C">
      <w:pPr>
        <w:tabs>
          <w:tab w:val="left" w:pos="3740"/>
        </w:tabs>
        <w:spacing w:after="0"/>
        <w:rPr>
          <w:rFonts w:ascii="Times New Roman" w:hAnsi="Times New Roman" w:cs="Times New Roman"/>
          <w:sz w:val="24"/>
          <w:szCs w:val="24"/>
        </w:rPr>
      </w:pPr>
    </w:p>
    <w:p w14:paraId="7AE5915B" w14:textId="77777777" w:rsidR="00CF03B6" w:rsidRDefault="00CF03B6" w:rsidP="00E2207C">
      <w:pPr>
        <w:tabs>
          <w:tab w:val="left" w:pos="3740"/>
        </w:tabs>
        <w:spacing w:after="0"/>
        <w:rPr>
          <w:rFonts w:ascii="Times New Roman" w:hAnsi="Times New Roman" w:cs="Times New Roman"/>
          <w:sz w:val="24"/>
          <w:szCs w:val="24"/>
        </w:rPr>
      </w:pPr>
    </w:p>
    <w:p w14:paraId="0FF47B17" w14:textId="77777777" w:rsidR="00CF03B6" w:rsidRDefault="00CF03B6" w:rsidP="00E2207C">
      <w:pPr>
        <w:tabs>
          <w:tab w:val="left" w:pos="3740"/>
        </w:tabs>
        <w:spacing w:after="0"/>
        <w:rPr>
          <w:rFonts w:ascii="Times New Roman" w:hAnsi="Times New Roman" w:cs="Times New Roman"/>
          <w:sz w:val="24"/>
          <w:szCs w:val="24"/>
        </w:rPr>
      </w:pPr>
    </w:p>
    <w:p w14:paraId="23EC3748" w14:textId="77777777" w:rsidR="00CF03B6" w:rsidRDefault="00CF03B6" w:rsidP="00E2207C">
      <w:pPr>
        <w:tabs>
          <w:tab w:val="left" w:pos="3740"/>
        </w:tabs>
        <w:spacing w:after="0"/>
        <w:rPr>
          <w:rFonts w:ascii="Times New Roman" w:hAnsi="Times New Roman" w:cs="Times New Roman"/>
          <w:sz w:val="24"/>
          <w:szCs w:val="24"/>
        </w:rPr>
      </w:pPr>
    </w:p>
    <w:p w14:paraId="3FBE4CBF" w14:textId="3122ED09" w:rsidR="00B8367C" w:rsidRPr="00991670" w:rsidRDefault="00B8367C" w:rsidP="00E2207C">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lastRenderedPageBreak/>
        <w:t>F.</w:t>
      </w:r>
      <w:r w:rsidR="00554935" w:rsidRPr="00991670">
        <w:rPr>
          <w:rFonts w:ascii="Times New Roman" w:hAnsi="Times New Roman" w:cs="Times New Roman"/>
          <w:sz w:val="24"/>
          <w:szCs w:val="24"/>
        </w:rPr>
        <w:t xml:space="preserve"> sa afișeze nume și prenume parinților sa stim fiecare parinte are câți copii.După facem ordine in funcție de numele parinților.</w:t>
      </w:r>
    </w:p>
    <w:p w14:paraId="774AAC4F" w14:textId="57D5F2ED" w:rsidR="00B8367C" w:rsidRDefault="00B8367C" w:rsidP="00E2207C">
      <w:pPr>
        <w:tabs>
          <w:tab w:val="left" w:pos="3740"/>
        </w:tabs>
        <w:spacing w:after="0"/>
        <w:rPr>
          <w:rFonts w:ascii="Times New Roman" w:hAnsi="Times New Roman" w:cs="Times New Roman"/>
          <w:sz w:val="24"/>
          <w:szCs w:val="24"/>
        </w:rPr>
      </w:pPr>
    </w:p>
    <w:p w14:paraId="62C9DC99" w14:textId="77777777" w:rsidR="00991670" w:rsidRPr="00991670" w:rsidRDefault="00991670" w:rsidP="00991670">
      <w:pPr>
        <w:tabs>
          <w:tab w:val="left" w:pos="3740"/>
        </w:tabs>
        <w:spacing w:after="0"/>
        <w:rPr>
          <w:rFonts w:ascii="Times New Roman" w:hAnsi="Times New Roman" w:cs="Times New Roman"/>
          <w:sz w:val="24"/>
          <w:szCs w:val="24"/>
        </w:rPr>
      </w:pPr>
    </w:p>
    <w:p w14:paraId="7520C540" w14:textId="0C7F4415"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WITH ParinteCopi</w:t>
      </w:r>
      <w:r>
        <w:rPr>
          <w:rFonts w:ascii="Times New Roman" w:hAnsi="Times New Roman" w:cs="Times New Roman"/>
          <w:sz w:val="24"/>
          <w:szCs w:val="24"/>
        </w:rPr>
        <w:t>a as</w:t>
      </w:r>
      <w:r w:rsidRPr="00991670">
        <w:rPr>
          <w:rFonts w:ascii="Times New Roman" w:hAnsi="Times New Roman" w:cs="Times New Roman"/>
          <w:sz w:val="24"/>
          <w:szCs w:val="24"/>
        </w:rPr>
        <w:t xml:space="preserve"> (</w:t>
      </w:r>
    </w:p>
    <w:p w14:paraId="053C2921" w14:textId="7066F657"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 xml:space="preserve">    SELECT id_parinte, COUNT(*)</w:t>
      </w:r>
      <w:r>
        <w:rPr>
          <w:rFonts w:ascii="Times New Roman" w:hAnsi="Times New Roman" w:cs="Times New Roman"/>
          <w:sz w:val="24"/>
          <w:szCs w:val="24"/>
        </w:rPr>
        <w:t xml:space="preserve">as </w:t>
      </w:r>
      <w:r w:rsidRPr="00991670">
        <w:rPr>
          <w:rFonts w:ascii="Times New Roman" w:hAnsi="Times New Roman" w:cs="Times New Roman"/>
          <w:sz w:val="24"/>
          <w:szCs w:val="24"/>
        </w:rPr>
        <w:t>num_copi</w:t>
      </w:r>
    </w:p>
    <w:p w14:paraId="70029AA5" w14:textId="77777777"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 xml:space="preserve">    FROM copil</w:t>
      </w:r>
    </w:p>
    <w:p w14:paraId="2EF3ACF8" w14:textId="77777777"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 xml:space="preserve">    GROUP BY id_parinte</w:t>
      </w:r>
    </w:p>
    <w:p w14:paraId="553F77D7" w14:textId="77777777"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w:t>
      </w:r>
    </w:p>
    <w:p w14:paraId="7EE55376" w14:textId="77777777"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 xml:space="preserve">SELECT p.nume, </w:t>
      </w:r>
    </w:p>
    <w:p w14:paraId="3EBFC656" w14:textId="77777777"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 xml:space="preserve">       p.prenume ,</w:t>
      </w:r>
    </w:p>
    <w:p w14:paraId="5E289D71" w14:textId="77777777"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 xml:space="preserve">        pc.num_copi</w:t>
      </w:r>
    </w:p>
    <w:p w14:paraId="572CEDD6" w14:textId="77777777"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FROM parinte p</w:t>
      </w:r>
    </w:p>
    <w:p w14:paraId="71AD1942" w14:textId="77777777" w:rsidR="00991670" w:rsidRP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JOIN ParinteCopi pc ON p.id_parinte = pc.id_parinte</w:t>
      </w:r>
    </w:p>
    <w:p w14:paraId="45D55AAB" w14:textId="2299ACE0" w:rsidR="00991670" w:rsidRDefault="00991670" w:rsidP="00991670">
      <w:pPr>
        <w:tabs>
          <w:tab w:val="left" w:pos="3740"/>
        </w:tabs>
        <w:spacing w:after="0"/>
        <w:rPr>
          <w:rFonts w:ascii="Times New Roman" w:hAnsi="Times New Roman" w:cs="Times New Roman"/>
          <w:sz w:val="24"/>
          <w:szCs w:val="24"/>
        </w:rPr>
      </w:pPr>
      <w:r w:rsidRPr="00991670">
        <w:rPr>
          <w:rFonts w:ascii="Times New Roman" w:hAnsi="Times New Roman" w:cs="Times New Roman"/>
          <w:sz w:val="24"/>
          <w:szCs w:val="24"/>
        </w:rPr>
        <w:t>ORDER BY p.nume;</w:t>
      </w:r>
    </w:p>
    <w:p w14:paraId="7C89DE12" w14:textId="77777777" w:rsidR="00991670" w:rsidRPr="00991670" w:rsidRDefault="00991670" w:rsidP="00991670">
      <w:pPr>
        <w:tabs>
          <w:tab w:val="left" w:pos="3740"/>
        </w:tabs>
        <w:spacing w:after="0"/>
        <w:rPr>
          <w:rFonts w:ascii="Times New Roman" w:hAnsi="Times New Roman" w:cs="Times New Roman"/>
          <w:sz w:val="24"/>
          <w:szCs w:val="24"/>
        </w:rPr>
      </w:pPr>
    </w:p>
    <w:p w14:paraId="409F04C9" w14:textId="0C15F9B5" w:rsidR="00B8367C" w:rsidRDefault="00B8367C" w:rsidP="00E2207C">
      <w:pPr>
        <w:tabs>
          <w:tab w:val="left" w:pos="3740"/>
        </w:tabs>
        <w:spacing w:after="0"/>
        <w:rPr>
          <w:rFonts w:ascii="Times New Roman" w:hAnsi="Times New Roman" w:cs="Times New Roman"/>
          <w:noProof/>
          <w:sz w:val="24"/>
          <w:szCs w:val="24"/>
        </w:rPr>
      </w:pPr>
      <w:r w:rsidRPr="00B8367C">
        <w:rPr>
          <w:rFonts w:ascii="Times New Roman" w:hAnsi="Times New Roman" w:cs="Times New Roman"/>
          <w:noProof/>
          <w:sz w:val="24"/>
          <w:szCs w:val="24"/>
        </w:rPr>
        <w:drawing>
          <wp:inline distT="0" distB="0" distL="0" distR="0" wp14:anchorId="09B4BAFE" wp14:editId="7576663B">
            <wp:extent cx="3101609" cy="326164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1609" cy="3261643"/>
                    </a:xfrm>
                    <a:prstGeom prst="rect">
                      <a:avLst/>
                    </a:prstGeom>
                  </pic:spPr>
                </pic:pic>
              </a:graphicData>
            </a:graphic>
          </wp:inline>
        </w:drawing>
      </w:r>
    </w:p>
    <w:p w14:paraId="42193FD6" w14:textId="0D19700C" w:rsidR="00794723" w:rsidRDefault="00794723" w:rsidP="00794723">
      <w:pPr>
        <w:rPr>
          <w:rFonts w:ascii="Times New Roman" w:hAnsi="Times New Roman" w:cs="Times New Roman"/>
          <w:sz w:val="24"/>
          <w:szCs w:val="24"/>
        </w:rPr>
      </w:pPr>
    </w:p>
    <w:p w14:paraId="23EC4617" w14:textId="3A49B001" w:rsidR="00794723" w:rsidRDefault="00794723" w:rsidP="00794723">
      <w:pPr>
        <w:rPr>
          <w:rFonts w:ascii="Times New Roman" w:hAnsi="Times New Roman" w:cs="Times New Roman"/>
          <w:sz w:val="24"/>
          <w:szCs w:val="24"/>
        </w:rPr>
      </w:pPr>
    </w:p>
    <w:p w14:paraId="37F1F36D" w14:textId="58146700" w:rsidR="00794723" w:rsidRDefault="00794723" w:rsidP="00794723">
      <w:pPr>
        <w:rPr>
          <w:rFonts w:ascii="Times New Roman" w:hAnsi="Times New Roman" w:cs="Times New Roman"/>
          <w:sz w:val="24"/>
          <w:szCs w:val="24"/>
        </w:rPr>
      </w:pPr>
    </w:p>
    <w:p w14:paraId="21C05301" w14:textId="6A3D0555" w:rsidR="00794723" w:rsidRDefault="00794723" w:rsidP="00794723">
      <w:pPr>
        <w:rPr>
          <w:rFonts w:ascii="Times New Roman" w:hAnsi="Times New Roman" w:cs="Times New Roman"/>
          <w:sz w:val="24"/>
          <w:szCs w:val="24"/>
        </w:rPr>
      </w:pPr>
    </w:p>
    <w:p w14:paraId="42028205" w14:textId="7542C21F" w:rsidR="00794723" w:rsidRDefault="00794723" w:rsidP="00794723">
      <w:pPr>
        <w:rPr>
          <w:rFonts w:ascii="Times New Roman" w:hAnsi="Times New Roman" w:cs="Times New Roman"/>
          <w:sz w:val="24"/>
          <w:szCs w:val="24"/>
        </w:rPr>
      </w:pPr>
    </w:p>
    <w:p w14:paraId="1D1E03F8" w14:textId="238AF95E" w:rsidR="00794723" w:rsidRDefault="00794723" w:rsidP="00794723">
      <w:pPr>
        <w:rPr>
          <w:rFonts w:ascii="Times New Roman" w:hAnsi="Times New Roman" w:cs="Times New Roman"/>
          <w:sz w:val="24"/>
          <w:szCs w:val="24"/>
        </w:rPr>
      </w:pPr>
    </w:p>
    <w:p w14:paraId="258D4E70" w14:textId="3906D683" w:rsidR="00794723" w:rsidRDefault="00794723" w:rsidP="00794723">
      <w:pPr>
        <w:rPr>
          <w:rFonts w:ascii="Times New Roman" w:hAnsi="Times New Roman" w:cs="Times New Roman"/>
          <w:sz w:val="24"/>
          <w:szCs w:val="24"/>
        </w:rPr>
      </w:pPr>
    </w:p>
    <w:p w14:paraId="56601F6D" w14:textId="40A28F82" w:rsidR="00794723" w:rsidRDefault="00794723" w:rsidP="00794723">
      <w:pPr>
        <w:rPr>
          <w:rFonts w:ascii="Times New Roman" w:hAnsi="Times New Roman" w:cs="Times New Roman"/>
          <w:sz w:val="24"/>
          <w:szCs w:val="24"/>
        </w:rPr>
      </w:pPr>
    </w:p>
    <w:p w14:paraId="3768522F" w14:textId="38259464" w:rsidR="00794723" w:rsidRDefault="00794723" w:rsidP="00794723">
      <w:pPr>
        <w:rPr>
          <w:rFonts w:ascii="Times New Roman" w:hAnsi="Times New Roman" w:cs="Times New Roman"/>
          <w:sz w:val="24"/>
          <w:szCs w:val="24"/>
        </w:rPr>
      </w:pPr>
    </w:p>
    <w:p w14:paraId="14BA8677" w14:textId="52C5374E" w:rsidR="00794723" w:rsidRDefault="00794723" w:rsidP="00794723">
      <w:pPr>
        <w:rPr>
          <w:rFonts w:ascii="Times New Roman" w:hAnsi="Times New Roman" w:cs="Times New Roman"/>
          <w:sz w:val="24"/>
          <w:szCs w:val="24"/>
        </w:rPr>
      </w:pPr>
    </w:p>
    <w:p w14:paraId="72E78E63" w14:textId="023E8089" w:rsidR="00794723" w:rsidRDefault="00794723" w:rsidP="00794723">
      <w:pPr>
        <w:rPr>
          <w:rFonts w:ascii="Times New Roman" w:hAnsi="Times New Roman" w:cs="Times New Roman"/>
          <w:sz w:val="24"/>
          <w:szCs w:val="24"/>
        </w:rPr>
      </w:pPr>
    </w:p>
    <w:p w14:paraId="32D5C789" w14:textId="4E549C5A" w:rsidR="00CF03B6" w:rsidRDefault="00CF03B6" w:rsidP="00794723">
      <w:pPr>
        <w:rPr>
          <w:rFonts w:ascii="Times New Roman" w:hAnsi="Times New Roman" w:cs="Times New Roman"/>
          <w:sz w:val="24"/>
          <w:szCs w:val="24"/>
        </w:rPr>
      </w:pPr>
    </w:p>
    <w:p w14:paraId="5C8DF4B5" w14:textId="12F9FD42" w:rsidR="00794723" w:rsidRDefault="00CF03B6" w:rsidP="00794723">
      <w:pPr>
        <w:tabs>
          <w:tab w:val="left" w:pos="3780"/>
        </w:tabs>
        <w:rPr>
          <w:rFonts w:cstheme="minorHAnsi"/>
          <w:b/>
          <w:bCs/>
          <w:sz w:val="28"/>
          <w:szCs w:val="28"/>
        </w:rPr>
      </w:pPr>
      <w:r>
        <w:rPr>
          <w:rFonts w:cstheme="minorHAnsi"/>
          <w:b/>
          <w:bCs/>
          <w:sz w:val="28"/>
          <w:szCs w:val="28"/>
        </w:rPr>
        <w:t>1</w:t>
      </w:r>
      <w:r w:rsidR="00794723" w:rsidRPr="00794723">
        <w:rPr>
          <w:rFonts w:cstheme="minorHAnsi"/>
          <w:b/>
          <w:bCs/>
          <w:sz w:val="28"/>
          <w:szCs w:val="28"/>
        </w:rPr>
        <w:t>3. Implementarea a 3 operații de actualizare și de suprimare a datelor utilizând subcereri</w:t>
      </w:r>
    </w:p>
    <w:p w14:paraId="219263C0" w14:textId="77777777" w:rsidR="00794723" w:rsidRPr="00794723" w:rsidRDefault="00794723" w:rsidP="00794723">
      <w:pPr>
        <w:tabs>
          <w:tab w:val="left" w:pos="3780"/>
        </w:tabs>
        <w:rPr>
          <w:rFonts w:ascii="Times New Roman" w:hAnsi="Times New Roman" w:cs="Times New Roman"/>
          <w:sz w:val="24"/>
          <w:szCs w:val="24"/>
        </w:rPr>
      </w:pPr>
      <w:r w:rsidRPr="00794723">
        <w:rPr>
          <w:rFonts w:ascii="Times New Roman" w:hAnsi="Times New Roman" w:cs="Times New Roman"/>
          <w:sz w:val="24"/>
          <w:szCs w:val="24"/>
        </w:rPr>
        <w:t>DELETE FROM grupa</w:t>
      </w:r>
    </w:p>
    <w:p w14:paraId="08097A0C" w14:textId="77777777" w:rsidR="00794723" w:rsidRPr="00794723" w:rsidRDefault="00794723" w:rsidP="00794723">
      <w:pPr>
        <w:tabs>
          <w:tab w:val="left" w:pos="3780"/>
        </w:tabs>
        <w:rPr>
          <w:rFonts w:ascii="Times New Roman" w:hAnsi="Times New Roman" w:cs="Times New Roman"/>
          <w:sz w:val="24"/>
          <w:szCs w:val="24"/>
        </w:rPr>
      </w:pPr>
      <w:r w:rsidRPr="00794723">
        <w:rPr>
          <w:rFonts w:ascii="Times New Roman" w:hAnsi="Times New Roman" w:cs="Times New Roman"/>
          <w:sz w:val="24"/>
          <w:szCs w:val="24"/>
        </w:rPr>
        <w:t>WHERE id_grupa NOT IN (</w:t>
      </w:r>
    </w:p>
    <w:p w14:paraId="6E9BC1CC" w14:textId="77777777" w:rsidR="00794723" w:rsidRPr="00794723" w:rsidRDefault="00794723" w:rsidP="00794723">
      <w:pPr>
        <w:tabs>
          <w:tab w:val="left" w:pos="3780"/>
        </w:tabs>
        <w:rPr>
          <w:rFonts w:ascii="Times New Roman" w:hAnsi="Times New Roman" w:cs="Times New Roman"/>
          <w:sz w:val="24"/>
          <w:szCs w:val="24"/>
        </w:rPr>
      </w:pPr>
      <w:r w:rsidRPr="00794723">
        <w:rPr>
          <w:rFonts w:ascii="Times New Roman" w:hAnsi="Times New Roman" w:cs="Times New Roman"/>
          <w:sz w:val="24"/>
          <w:szCs w:val="24"/>
        </w:rPr>
        <w:t xml:space="preserve">    SELECT DISTINCT id_grupa</w:t>
      </w:r>
    </w:p>
    <w:p w14:paraId="6866AC16" w14:textId="77777777" w:rsidR="00794723" w:rsidRPr="00794723" w:rsidRDefault="00794723" w:rsidP="00794723">
      <w:pPr>
        <w:tabs>
          <w:tab w:val="left" w:pos="3780"/>
        </w:tabs>
        <w:rPr>
          <w:rFonts w:ascii="Times New Roman" w:hAnsi="Times New Roman" w:cs="Times New Roman"/>
          <w:sz w:val="24"/>
          <w:szCs w:val="24"/>
        </w:rPr>
      </w:pPr>
      <w:r w:rsidRPr="00794723">
        <w:rPr>
          <w:rFonts w:ascii="Times New Roman" w:hAnsi="Times New Roman" w:cs="Times New Roman"/>
          <w:sz w:val="24"/>
          <w:szCs w:val="24"/>
        </w:rPr>
        <w:t xml:space="preserve">    FROM copil</w:t>
      </w:r>
    </w:p>
    <w:p w14:paraId="15CF093D" w14:textId="74BE7963" w:rsidR="00794723" w:rsidRDefault="00794723" w:rsidP="00794723">
      <w:pPr>
        <w:tabs>
          <w:tab w:val="left" w:pos="3780"/>
        </w:tabs>
        <w:rPr>
          <w:rFonts w:ascii="Times New Roman" w:hAnsi="Times New Roman" w:cs="Times New Roman"/>
          <w:sz w:val="24"/>
          <w:szCs w:val="24"/>
        </w:rPr>
      </w:pPr>
      <w:r w:rsidRPr="00794723">
        <w:rPr>
          <w:rFonts w:ascii="Times New Roman" w:hAnsi="Times New Roman" w:cs="Times New Roman"/>
          <w:sz w:val="24"/>
          <w:szCs w:val="24"/>
        </w:rPr>
        <w:t>);</w:t>
      </w:r>
    </w:p>
    <w:p w14:paraId="4A43AF72" w14:textId="5862ACC9" w:rsidR="00794723" w:rsidRDefault="00794723" w:rsidP="00794723">
      <w:pPr>
        <w:tabs>
          <w:tab w:val="left" w:pos="3780"/>
        </w:tabs>
        <w:rPr>
          <w:rFonts w:ascii="Times New Roman" w:hAnsi="Times New Roman" w:cs="Times New Roman"/>
          <w:sz w:val="24"/>
          <w:szCs w:val="24"/>
        </w:rPr>
      </w:pPr>
      <w:r w:rsidRPr="00794723">
        <w:rPr>
          <w:rFonts w:ascii="Times New Roman" w:hAnsi="Times New Roman" w:cs="Times New Roman"/>
          <w:sz w:val="24"/>
          <w:szCs w:val="24"/>
        </w:rPr>
        <w:drawing>
          <wp:inline distT="0" distB="0" distL="0" distR="0" wp14:anchorId="301EC816" wp14:editId="27EEBEC6">
            <wp:extent cx="2842506" cy="3299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2506" cy="3299746"/>
                    </a:xfrm>
                    <a:prstGeom prst="rect">
                      <a:avLst/>
                    </a:prstGeom>
                  </pic:spPr>
                </pic:pic>
              </a:graphicData>
            </a:graphic>
          </wp:inline>
        </w:drawing>
      </w:r>
    </w:p>
    <w:p w14:paraId="5C8B9321" w14:textId="71983958" w:rsidR="003F7AD0" w:rsidRPr="003F7AD0" w:rsidRDefault="003F7AD0" w:rsidP="003F7AD0">
      <w:pPr>
        <w:rPr>
          <w:rFonts w:ascii="Times New Roman" w:hAnsi="Times New Roman" w:cs="Times New Roman"/>
          <w:sz w:val="24"/>
          <w:szCs w:val="24"/>
        </w:rPr>
      </w:pPr>
    </w:p>
    <w:p w14:paraId="77DCD56F" w14:textId="6DF4F5E3" w:rsidR="003F7AD0" w:rsidRPr="003F7AD0" w:rsidRDefault="003F7AD0" w:rsidP="003F7AD0">
      <w:pPr>
        <w:rPr>
          <w:rFonts w:ascii="Times New Roman" w:hAnsi="Times New Roman" w:cs="Times New Roman"/>
          <w:sz w:val="24"/>
          <w:szCs w:val="24"/>
        </w:rPr>
      </w:pPr>
    </w:p>
    <w:p w14:paraId="43F63389" w14:textId="5723F233" w:rsidR="003F7AD0" w:rsidRPr="003F7AD0" w:rsidRDefault="003F7AD0" w:rsidP="003F7AD0">
      <w:pPr>
        <w:rPr>
          <w:rFonts w:ascii="Times New Roman" w:hAnsi="Times New Roman" w:cs="Times New Roman"/>
          <w:sz w:val="24"/>
          <w:szCs w:val="24"/>
        </w:rPr>
      </w:pPr>
    </w:p>
    <w:p w14:paraId="190F69CB" w14:textId="7F5A4D5C" w:rsidR="003F7AD0" w:rsidRDefault="003F7AD0" w:rsidP="003F7AD0">
      <w:pPr>
        <w:rPr>
          <w:rFonts w:ascii="Times New Roman" w:hAnsi="Times New Roman" w:cs="Times New Roman"/>
          <w:sz w:val="24"/>
          <w:szCs w:val="24"/>
        </w:rPr>
      </w:pPr>
    </w:p>
    <w:p w14:paraId="4656C09A" w14:textId="0EBF9341" w:rsidR="003F7AD0" w:rsidRDefault="003F7AD0" w:rsidP="003F7AD0">
      <w:pPr>
        <w:tabs>
          <w:tab w:val="left" w:pos="2430"/>
        </w:tabs>
        <w:rPr>
          <w:rFonts w:ascii="Times New Roman" w:hAnsi="Times New Roman" w:cs="Times New Roman"/>
          <w:sz w:val="24"/>
          <w:szCs w:val="24"/>
        </w:rPr>
      </w:pPr>
    </w:p>
    <w:p w14:paraId="6680DC5C" w14:textId="789294A7" w:rsidR="003F7AD0" w:rsidRDefault="003F7AD0" w:rsidP="003F7AD0">
      <w:pPr>
        <w:tabs>
          <w:tab w:val="left" w:pos="2430"/>
        </w:tabs>
        <w:rPr>
          <w:rFonts w:ascii="Times New Roman" w:hAnsi="Times New Roman" w:cs="Times New Roman"/>
          <w:sz w:val="24"/>
          <w:szCs w:val="24"/>
        </w:rPr>
      </w:pPr>
    </w:p>
    <w:p w14:paraId="2A5DC5B4" w14:textId="6A7647C1" w:rsidR="003F7AD0" w:rsidRDefault="003F7AD0" w:rsidP="003F7AD0">
      <w:pPr>
        <w:tabs>
          <w:tab w:val="left" w:pos="2430"/>
        </w:tabs>
        <w:rPr>
          <w:rFonts w:ascii="Times New Roman" w:hAnsi="Times New Roman" w:cs="Times New Roman"/>
          <w:sz w:val="24"/>
          <w:szCs w:val="24"/>
        </w:rPr>
      </w:pPr>
    </w:p>
    <w:p w14:paraId="56ABAE40" w14:textId="13489FC0" w:rsidR="003F7AD0" w:rsidRDefault="003F7AD0" w:rsidP="003F7AD0">
      <w:pPr>
        <w:tabs>
          <w:tab w:val="left" w:pos="2430"/>
        </w:tabs>
        <w:rPr>
          <w:rFonts w:ascii="Times New Roman" w:hAnsi="Times New Roman" w:cs="Times New Roman"/>
          <w:sz w:val="24"/>
          <w:szCs w:val="24"/>
        </w:rPr>
      </w:pPr>
    </w:p>
    <w:p w14:paraId="64253BB3" w14:textId="03702FA7" w:rsidR="003F7AD0" w:rsidRDefault="003F7AD0" w:rsidP="003F7AD0">
      <w:pPr>
        <w:tabs>
          <w:tab w:val="left" w:pos="2430"/>
        </w:tabs>
        <w:rPr>
          <w:rFonts w:ascii="Times New Roman" w:hAnsi="Times New Roman" w:cs="Times New Roman"/>
          <w:sz w:val="24"/>
          <w:szCs w:val="24"/>
        </w:rPr>
      </w:pPr>
    </w:p>
    <w:p w14:paraId="01E0C32F" w14:textId="26AC8751" w:rsidR="003F7AD0" w:rsidRDefault="003F7AD0" w:rsidP="003F7AD0">
      <w:pPr>
        <w:tabs>
          <w:tab w:val="left" w:pos="2430"/>
        </w:tabs>
        <w:rPr>
          <w:rFonts w:ascii="Times New Roman" w:hAnsi="Times New Roman" w:cs="Times New Roman"/>
          <w:sz w:val="24"/>
          <w:szCs w:val="24"/>
        </w:rPr>
      </w:pPr>
    </w:p>
    <w:p w14:paraId="43CFEC78" w14:textId="1AAF915C" w:rsidR="003F7AD0" w:rsidRDefault="003F7AD0" w:rsidP="003F7AD0">
      <w:pPr>
        <w:tabs>
          <w:tab w:val="left" w:pos="2430"/>
        </w:tabs>
        <w:rPr>
          <w:rFonts w:ascii="Times New Roman" w:hAnsi="Times New Roman" w:cs="Times New Roman"/>
          <w:sz w:val="24"/>
          <w:szCs w:val="24"/>
        </w:rPr>
      </w:pPr>
    </w:p>
    <w:p w14:paraId="5C684120" w14:textId="4665FCB3" w:rsidR="003F7AD0" w:rsidRDefault="003F7AD0" w:rsidP="003F7AD0">
      <w:pPr>
        <w:tabs>
          <w:tab w:val="left" w:pos="2430"/>
        </w:tabs>
        <w:ind w:firstLine="720"/>
        <w:rPr>
          <w:rFonts w:ascii="Times New Roman" w:hAnsi="Times New Roman" w:cs="Times New Roman"/>
          <w:sz w:val="24"/>
          <w:szCs w:val="24"/>
        </w:rPr>
      </w:pPr>
    </w:p>
    <w:p w14:paraId="519C4C59" w14:textId="7429CCB1" w:rsidR="003F7AD0" w:rsidRDefault="003F7AD0" w:rsidP="003F7AD0">
      <w:pPr>
        <w:tabs>
          <w:tab w:val="left" w:pos="2430"/>
        </w:tabs>
        <w:ind w:firstLine="720"/>
        <w:rPr>
          <w:rFonts w:ascii="Times New Roman" w:hAnsi="Times New Roman" w:cs="Times New Roman"/>
          <w:sz w:val="24"/>
          <w:szCs w:val="24"/>
        </w:rPr>
      </w:pPr>
    </w:p>
    <w:p w14:paraId="029EA4C1" w14:textId="1B233CBC" w:rsidR="003F7AD0" w:rsidRDefault="003F7AD0" w:rsidP="003F7AD0">
      <w:pPr>
        <w:tabs>
          <w:tab w:val="left" w:pos="2430"/>
        </w:tabs>
        <w:ind w:firstLine="720"/>
        <w:rPr>
          <w:rFonts w:ascii="Times New Roman" w:hAnsi="Times New Roman" w:cs="Times New Roman"/>
          <w:sz w:val="24"/>
          <w:szCs w:val="24"/>
        </w:rPr>
      </w:pPr>
    </w:p>
    <w:p w14:paraId="215C9125" w14:textId="77777777" w:rsidR="003F7AD0" w:rsidRPr="003F7AD0" w:rsidRDefault="003F7AD0" w:rsidP="003F7AD0">
      <w:pPr>
        <w:tabs>
          <w:tab w:val="left" w:pos="2430"/>
        </w:tabs>
        <w:spacing w:after="0"/>
        <w:ind w:firstLine="720"/>
        <w:rPr>
          <w:rFonts w:ascii="Times New Roman" w:hAnsi="Times New Roman" w:cs="Times New Roman"/>
          <w:sz w:val="24"/>
          <w:szCs w:val="24"/>
        </w:rPr>
      </w:pPr>
      <w:r w:rsidRPr="003F7AD0">
        <w:rPr>
          <w:rFonts w:ascii="Times New Roman" w:hAnsi="Times New Roman" w:cs="Times New Roman"/>
          <w:sz w:val="24"/>
          <w:szCs w:val="24"/>
        </w:rPr>
        <w:t>--13.2</w:t>
      </w:r>
    </w:p>
    <w:p w14:paraId="7738FECC" w14:textId="77777777" w:rsidR="003F7AD0" w:rsidRPr="003F7AD0" w:rsidRDefault="003F7AD0" w:rsidP="003F7AD0">
      <w:pPr>
        <w:tabs>
          <w:tab w:val="left" w:pos="2430"/>
        </w:tabs>
        <w:spacing w:after="0"/>
        <w:ind w:firstLine="720"/>
        <w:rPr>
          <w:rFonts w:ascii="Times New Roman" w:hAnsi="Times New Roman" w:cs="Times New Roman"/>
          <w:sz w:val="24"/>
          <w:szCs w:val="24"/>
        </w:rPr>
      </w:pPr>
      <w:r w:rsidRPr="003F7AD0">
        <w:rPr>
          <w:rFonts w:ascii="Times New Roman" w:hAnsi="Times New Roman" w:cs="Times New Roman"/>
          <w:sz w:val="24"/>
          <w:szCs w:val="24"/>
        </w:rPr>
        <w:t>--schimba nume de grupa intro 'Absolventi' pe care copi are 5 ani.</w:t>
      </w:r>
    </w:p>
    <w:p w14:paraId="6093C773" w14:textId="77777777" w:rsidR="003F7AD0" w:rsidRPr="003F7AD0" w:rsidRDefault="003F7AD0" w:rsidP="003F7AD0">
      <w:pPr>
        <w:tabs>
          <w:tab w:val="left" w:pos="2430"/>
        </w:tabs>
        <w:spacing w:after="0"/>
        <w:ind w:firstLine="720"/>
        <w:rPr>
          <w:rFonts w:ascii="Times New Roman" w:hAnsi="Times New Roman" w:cs="Times New Roman"/>
          <w:sz w:val="24"/>
          <w:szCs w:val="24"/>
        </w:rPr>
      </w:pPr>
      <w:r w:rsidRPr="003F7AD0">
        <w:rPr>
          <w:rFonts w:ascii="Times New Roman" w:hAnsi="Times New Roman" w:cs="Times New Roman"/>
          <w:sz w:val="24"/>
          <w:szCs w:val="24"/>
        </w:rPr>
        <w:t>update grupa</w:t>
      </w:r>
    </w:p>
    <w:p w14:paraId="205783FC" w14:textId="77777777" w:rsidR="003F7AD0" w:rsidRPr="003F7AD0" w:rsidRDefault="003F7AD0" w:rsidP="003F7AD0">
      <w:pPr>
        <w:tabs>
          <w:tab w:val="left" w:pos="2430"/>
        </w:tabs>
        <w:spacing w:after="0"/>
        <w:ind w:firstLine="720"/>
        <w:rPr>
          <w:rFonts w:ascii="Times New Roman" w:hAnsi="Times New Roman" w:cs="Times New Roman"/>
          <w:sz w:val="24"/>
          <w:szCs w:val="24"/>
        </w:rPr>
      </w:pPr>
      <w:r w:rsidRPr="003F7AD0">
        <w:rPr>
          <w:rFonts w:ascii="Times New Roman" w:hAnsi="Times New Roman" w:cs="Times New Roman"/>
          <w:sz w:val="24"/>
          <w:szCs w:val="24"/>
        </w:rPr>
        <w:t>set nume_grupa='Absolventi'</w:t>
      </w:r>
    </w:p>
    <w:p w14:paraId="31DDA9C1" w14:textId="586F2207" w:rsidR="003F7AD0" w:rsidRDefault="003F7AD0" w:rsidP="003F7AD0">
      <w:pPr>
        <w:tabs>
          <w:tab w:val="left" w:pos="2430"/>
        </w:tabs>
        <w:spacing w:after="0"/>
        <w:ind w:firstLine="720"/>
        <w:rPr>
          <w:rFonts w:ascii="Times New Roman" w:hAnsi="Times New Roman" w:cs="Times New Roman"/>
          <w:sz w:val="24"/>
          <w:szCs w:val="24"/>
        </w:rPr>
      </w:pPr>
      <w:r w:rsidRPr="003F7AD0">
        <w:rPr>
          <w:rFonts w:ascii="Times New Roman" w:hAnsi="Times New Roman" w:cs="Times New Roman"/>
          <w:sz w:val="24"/>
          <w:szCs w:val="24"/>
        </w:rPr>
        <w:t>where varsta_copi=5;</w:t>
      </w:r>
    </w:p>
    <w:p w14:paraId="40BED9DC" w14:textId="74B8ABEE" w:rsidR="003F7AD0" w:rsidRDefault="003F7AD0" w:rsidP="003F7AD0">
      <w:pPr>
        <w:tabs>
          <w:tab w:val="left" w:pos="2430"/>
        </w:tabs>
        <w:rPr>
          <w:rFonts w:ascii="Times New Roman" w:hAnsi="Times New Roman" w:cs="Times New Roman"/>
          <w:sz w:val="24"/>
          <w:szCs w:val="24"/>
        </w:rPr>
      </w:pPr>
    </w:p>
    <w:p w14:paraId="6BA8AF96" w14:textId="27AEE06A" w:rsidR="003F7AD0" w:rsidRDefault="003F7AD0" w:rsidP="003F7AD0">
      <w:pPr>
        <w:tabs>
          <w:tab w:val="left" w:pos="2430"/>
        </w:tabs>
        <w:rPr>
          <w:rFonts w:ascii="Times New Roman" w:hAnsi="Times New Roman" w:cs="Times New Roman"/>
          <w:sz w:val="24"/>
          <w:szCs w:val="24"/>
        </w:rPr>
      </w:pPr>
      <w:r w:rsidRPr="003F7AD0">
        <w:rPr>
          <w:rFonts w:ascii="Times New Roman" w:hAnsi="Times New Roman" w:cs="Times New Roman"/>
          <w:sz w:val="24"/>
          <w:szCs w:val="24"/>
        </w:rPr>
        <w:drawing>
          <wp:inline distT="0" distB="0" distL="0" distR="0" wp14:anchorId="194123F1" wp14:editId="730CA013">
            <wp:extent cx="4549534" cy="2225233"/>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225233"/>
                    </a:xfrm>
                    <a:prstGeom prst="rect">
                      <a:avLst/>
                    </a:prstGeom>
                  </pic:spPr>
                </pic:pic>
              </a:graphicData>
            </a:graphic>
          </wp:inline>
        </w:drawing>
      </w:r>
    </w:p>
    <w:p w14:paraId="7AE3FBD3" w14:textId="0EEA2438" w:rsidR="003F7AD0" w:rsidRPr="003F7AD0" w:rsidRDefault="003F7AD0" w:rsidP="003F7AD0">
      <w:pPr>
        <w:rPr>
          <w:rFonts w:ascii="Times New Roman" w:hAnsi="Times New Roman" w:cs="Times New Roman"/>
          <w:sz w:val="24"/>
          <w:szCs w:val="24"/>
        </w:rPr>
      </w:pPr>
    </w:p>
    <w:p w14:paraId="477C2201" w14:textId="003159E8" w:rsidR="003F7AD0" w:rsidRPr="003F7AD0" w:rsidRDefault="003F7AD0" w:rsidP="003F7AD0">
      <w:pPr>
        <w:rPr>
          <w:rFonts w:ascii="Times New Roman" w:hAnsi="Times New Roman" w:cs="Times New Roman"/>
          <w:sz w:val="24"/>
          <w:szCs w:val="24"/>
        </w:rPr>
      </w:pPr>
    </w:p>
    <w:p w14:paraId="09E515F1" w14:textId="77777777" w:rsidR="006B051E" w:rsidRPr="006B051E" w:rsidRDefault="006B051E" w:rsidP="006B051E">
      <w:pPr>
        <w:spacing w:after="0"/>
        <w:rPr>
          <w:rFonts w:ascii="Times New Roman" w:hAnsi="Times New Roman" w:cs="Times New Roman"/>
          <w:sz w:val="24"/>
          <w:szCs w:val="24"/>
        </w:rPr>
      </w:pPr>
      <w:r w:rsidRPr="006B051E">
        <w:rPr>
          <w:rFonts w:ascii="Times New Roman" w:hAnsi="Times New Roman" w:cs="Times New Roman"/>
          <w:sz w:val="24"/>
          <w:szCs w:val="24"/>
        </w:rPr>
        <w:t>--13.3 schima numarul de telefone al parintului lui Popa.</w:t>
      </w:r>
    </w:p>
    <w:p w14:paraId="3487618B" w14:textId="77777777" w:rsidR="006B051E" w:rsidRPr="006B051E" w:rsidRDefault="006B051E" w:rsidP="006B051E">
      <w:pPr>
        <w:spacing w:after="0"/>
        <w:rPr>
          <w:rFonts w:ascii="Times New Roman" w:hAnsi="Times New Roman" w:cs="Times New Roman"/>
          <w:sz w:val="24"/>
          <w:szCs w:val="24"/>
        </w:rPr>
      </w:pPr>
      <w:r w:rsidRPr="006B051E">
        <w:rPr>
          <w:rFonts w:ascii="Times New Roman" w:hAnsi="Times New Roman" w:cs="Times New Roman"/>
          <w:sz w:val="24"/>
          <w:szCs w:val="24"/>
        </w:rPr>
        <w:t>UPDATE parinte</w:t>
      </w:r>
    </w:p>
    <w:p w14:paraId="48B5E4AB" w14:textId="77777777" w:rsidR="006B051E" w:rsidRPr="006B051E" w:rsidRDefault="006B051E" w:rsidP="006B051E">
      <w:pPr>
        <w:spacing w:after="0"/>
        <w:rPr>
          <w:rFonts w:ascii="Times New Roman" w:hAnsi="Times New Roman" w:cs="Times New Roman"/>
          <w:sz w:val="24"/>
          <w:szCs w:val="24"/>
        </w:rPr>
      </w:pPr>
      <w:r w:rsidRPr="006B051E">
        <w:rPr>
          <w:rFonts w:ascii="Times New Roman" w:hAnsi="Times New Roman" w:cs="Times New Roman"/>
          <w:sz w:val="24"/>
          <w:szCs w:val="24"/>
        </w:rPr>
        <w:t>SET telefone = 9936303238</w:t>
      </w:r>
    </w:p>
    <w:p w14:paraId="05123F6E" w14:textId="77777777" w:rsidR="006B051E" w:rsidRPr="006B051E" w:rsidRDefault="006B051E" w:rsidP="006B051E">
      <w:pPr>
        <w:spacing w:after="0"/>
        <w:rPr>
          <w:rFonts w:ascii="Times New Roman" w:hAnsi="Times New Roman" w:cs="Times New Roman"/>
          <w:sz w:val="24"/>
          <w:szCs w:val="24"/>
        </w:rPr>
      </w:pPr>
      <w:r w:rsidRPr="006B051E">
        <w:rPr>
          <w:rFonts w:ascii="Times New Roman" w:hAnsi="Times New Roman" w:cs="Times New Roman"/>
          <w:sz w:val="24"/>
          <w:szCs w:val="24"/>
        </w:rPr>
        <w:t>WHERE id_parinte IN (</w:t>
      </w:r>
    </w:p>
    <w:p w14:paraId="28180121" w14:textId="77777777" w:rsidR="006B051E" w:rsidRPr="006B051E" w:rsidRDefault="006B051E" w:rsidP="006B051E">
      <w:pPr>
        <w:spacing w:after="0"/>
        <w:rPr>
          <w:rFonts w:ascii="Times New Roman" w:hAnsi="Times New Roman" w:cs="Times New Roman"/>
          <w:sz w:val="24"/>
          <w:szCs w:val="24"/>
        </w:rPr>
      </w:pPr>
      <w:r w:rsidRPr="006B051E">
        <w:rPr>
          <w:rFonts w:ascii="Times New Roman" w:hAnsi="Times New Roman" w:cs="Times New Roman"/>
          <w:sz w:val="24"/>
          <w:szCs w:val="24"/>
        </w:rPr>
        <w:t xml:space="preserve">    SELECT id_parinte</w:t>
      </w:r>
    </w:p>
    <w:p w14:paraId="3BF0223C" w14:textId="77777777" w:rsidR="006B051E" w:rsidRPr="006B051E" w:rsidRDefault="006B051E" w:rsidP="006B051E">
      <w:pPr>
        <w:spacing w:after="0"/>
        <w:rPr>
          <w:rFonts w:ascii="Times New Roman" w:hAnsi="Times New Roman" w:cs="Times New Roman"/>
          <w:sz w:val="24"/>
          <w:szCs w:val="24"/>
        </w:rPr>
      </w:pPr>
      <w:r w:rsidRPr="006B051E">
        <w:rPr>
          <w:rFonts w:ascii="Times New Roman" w:hAnsi="Times New Roman" w:cs="Times New Roman"/>
          <w:sz w:val="24"/>
          <w:szCs w:val="24"/>
        </w:rPr>
        <w:t xml:space="preserve">    FROM copil</w:t>
      </w:r>
    </w:p>
    <w:p w14:paraId="065E2A12" w14:textId="77777777" w:rsidR="006B051E" w:rsidRPr="006B051E" w:rsidRDefault="006B051E" w:rsidP="006B051E">
      <w:pPr>
        <w:spacing w:after="0"/>
        <w:rPr>
          <w:rFonts w:ascii="Times New Roman" w:hAnsi="Times New Roman" w:cs="Times New Roman"/>
          <w:sz w:val="24"/>
          <w:szCs w:val="24"/>
        </w:rPr>
      </w:pPr>
      <w:r w:rsidRPr="006B051E">
        <w:rPr>
          <w:rFonts w:ascii="Times New Roman" w:hAnsi="Times New Roman" w:cs="Times New Roman"/>
          <w:sz w:val="24"/>
          <w:szCs w:val="24"/>
        </w:rPr>
        <w:t xml:space="preserve">    WHERE nume = 'Popa'</w:t>
      </w:r>
    </w:p>
    <w:p w14:paraId="20C856AB" w14:textId="6580B8F2" w:rsidR="006B051E" w:rsidRPr="006B051E" w:rsidRDefault="006B051E" w:rsidP="006B051E">
      <w:pPr>
        <w:spacing w:after="0"/>
        <w:rPr>
          <w:rFonts w:ascii="Times New Roman" w:hAnsi="Times New Roman" w:cs="Times New Roman"/>
          <w:sz w:val="24"/>
          <w:szCs w:val="24"/>
        </w:rPr>
      </w:pPr>
      <w:r w:rsidRPr="006B051E">
        <w:rPr>
          <w:rFonts w:ascii="Times New Roman" w:hAnsi="Times New Roman" w:cs="Times New Roman"/>
          <w:sz w:val="24"/>
          <w:szCs w:val="24"/>
        </w:rPr>
        <w:t>);</w:t>
      </w:r>
    </w:p>
    <w:p w14:paraId="4DC17EEC" w14:textId="2156F4D0" w:rsidR="003F7AD0" w:rsidRPr="003F7AD0" w:rsidRDefault="006B051E" w:rsidP="003F7AD0">
      <w:pPr>
        <w:tabs>
          <w:tab w:val="left" w:pos="3540"/>
        </w:tabs>
        <w:rPr>
          <w:rFonts w:ascii="Times New Roman" w:hAnsi="Times New Roman" w:cs="Times New Roman"/>
          <w:sz w:val="24"/>
          <w:szCs w:val="24"/>
        </w:rPr>
      </w:pPr>
      <w:r w:rsidRPr="006B051E">
        <w:rPr>
          <w:rFonts w:ascii="Times New Roman" w:hAnsi="Times New Roman" w:cs="Times New Roman"/>
          <w:sz w:val="24"/>
          <w:szCs w:val="24"/>
        </w:rPr>
        <w:drawing>
          <wp:inline distT="0" distB="0" distL="0" distR="0" wp14:anchorId="1FFA99F8" wp14:editId="6BF180BB">
            <wp:extent cx="4823878" cy="26900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3878" cy="2690093"/>
                    </a:xfrm>
                    <a:prstGeom prst="rect">
                      <a:avLst/>
                    </a:prstGeom>
                  </pic:spPr>
                </pic:pic>
              </a:graphicData>
            </a:graphic>
          </wp:inline>
        </w:drawing>
      </w:r>
    </w:p>
    <w:sectPr w:rsidR="003F7AD0" w:rsidRPr="003F7AD0" w:rsidSect="00066EC8">
      <w:pgSz w:w="11906" w:h="16838"/>
      <w:pgMar w:top="567"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B7016" w14:textId="77777777" w:rsidR="003307AA" w:rsidRDefault="003307AA" w:rsidP="00700BBF">
      <w:pPr>
        <w:spacing w:after="0" w:line="240" w:lineRule="auto"/>
      </w:pPr>
      <w:r>
        <w:separator/>
      </w:r>
    </w:p>
  </w:endnote>
  <w:endnote w:type="continuationSeparator" w:id="0">
    <w:p w14:paraId="442D32CD" w14:textId="77777777" w:rsidR="003307AA" w:rsidRDefault="003307AA" w:rsidP="00700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25933" w14:textId="77777777" w:rsidR="003307AA" w:rsidRDefault="003307AA" w:rsidP="00700BBF">
      <w:pPr>
        <w:spacing w:after="0" w:line="240" w:lineRule="auto"/>
      </w:pPr>
      <w:r>
        <w:separator/>
      </w:r>
    </w:p>
  </w:footnote>
  <w:footnote w:type="continuationSeparator" w:id="0">
    <w:p w14:paraId="78D4F55B" w14:textId="77777777" w:rsidR="003307AA" w:rsidRDefault="003307AA" w:rsidP="00700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E1FD1"/>
    <w:multiLevelType w:val="hybridMultilevel"/>
    <w:tmpl w:val="B20E3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A060F0E"/>
    <w:multiLevelType w:val="hybridMultilevel"/>
    <w:tmpl w:val="1A70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lanur Yakubov">
    <w15:presenceInfo w15:providerId="Windows Live" w15:userId="d37f881b646a94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9E3"/>
    <w:rsid w:val="00012660"/>
    <w:rsid w:val="00013CBC"/>
    <w:rsid w:val="00014628"/>
    <w:rsid w:val="0004556D"/>
    <w:rsid w:val="000C1122"/>
    <w:rsid w:val="00125FD7"/>
    <w:rsid w:val="001426F2"/>
    <w:rsid w:val="0015089F"/>
    <w:rsid w:val="00190003"/>
    <w:rsid w:val="001C3993"/>
    <w:rsid w:val="001F2687"/>
    <w:rsid w:val="00267293"/>
    <w:rsid w:val="00274765"/>
    <w:rsid w:val="002C43EA"/>
    <w:rsid w:val="002D0EBE"/>
    <w:rsid w:val="00305D25"/>
    <w:rsid w:val="003307AA"/>
    <w:rsid w:val="00345680"/>
    <w:rsid w:val="003803AA"/>
    <w:rsid w:val="003F7AD0"/>
    <w:rsid w:val="0048097C"/>
    <w:rsid w:val="005246A1"/>
    <w:rsid w:val="00554935"/>
    <w:rsid w:val="005931E3"/>
    <w:rsid w:val="005F6978"/>
    <w:rsid w:val="006045DD"/>
    <w:rsid w:val="00631709"/>
    <w:rsid w:val="00664DCE"/>
    <w:rsid w:val="00676779"/>
    <w:rsid w:val="00690944"/>
    <w:rsid w:val="006B051E"/>
    <w:rsid w:val="006D2FBB"/>
    <w:rsid w:val="006E7751"/>
    <w:rsid w:val="006F02A1"/>
    <w:rsid w:val="006F7340"/>
    <w:rsid w:val="00700BBF"/>
    <w:rsid w:val="0071149D"/>
    <w:rsid w:val="00760F47"/>
    <w:rsid w:val="00790C5C"/>
    <w:rsid w:val="00794723"/>
    <w:rsid w:val="007B0755"/>
    <w:rsid w:val="007F220B"/>
    <w:rsid w:val="00834A1C"/>
    <w:rsid w:val="008410F8"/>
    <w:rsid w:val="0086257B"/>
    <w:rsid w:val="008A6E7F"/>
    <w:rsid w:val="008D59B7"/>
    <w:rsid w:val="008F1183"/>
    <w:rsid w:val="0091578D"/>
    <w:rsid w:val="00991670"/>
    <w:rsid w:val="009D18B6"/>
    <w:rsid w:val="009E0512"/>
    <w:rsid w:val="009F6E63"/>
    <w:rsid w:val="00A2036A"/>
    <w:rsid w:val="00A559E9"/>
    <w:rsid w:val="00A72A9F"/>
    <w:rsid w:val="00A82426"/>
    <w:rsid w:val="00AE0A83"/>
    <w:rsid w:val="00B413C2"/>
    <w:rsid w:val="00B72338"/>
    <w:rsid w:val="00B74086"/>
    <w:rsid w:val="00B8096E"/>
    <w:rsid w:val="00B8367C"/>
    <w:rsid w:val="00C72786"/>
    <w:rsid w:val="00CA31AE"/>
    <w:rsid w:val="00CC2120"/>
    <w:rsid w:val="00CF03B6"/>
    <w:rsid w:val="00D86DD6"/>
    <w:rsid w:val="00D939E3"/>
    <w:rsid w:val="00E2207C"/>
    <w:rsid w:val="00E32A1A"/>
    <w:rsid w:val="00E3373C"/>
    <w:rsid w:val="00E7282A"/>
    <w:rsid w:val="00E94901"/>
    <w:rsid w:val="00F536C6"/>
    <w:rsid w:val="00F64FF5"/>
    <w:rsid w:val="00F735E9"/>
    <w:rsid w:val="00FA1834"/>
    <w:rsid w:val="00FB5B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2E30"/>
  <w15:chartTrackingRefBased/>
  <w15:docId w15:val="{BD16107D-FABF-42A0-AF5F-D9A4454A9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9E3"/>
    <w:pPr>
      <w:spacing w:line="256" w:lineRule="auto"/>
    </w:pPr>
    <w:rPr>
      <w:kern w:val="0"/>
      <w:lang w:val="ro-RO"/>
      <w14:ligatures w14:val="none"/>
    </w:rPr>
  </w:style>
  <w:style w:type="paragraph" w:styleId="Heading1">
    <w:name w:val="heading 1"/>
    <w:basedOn w:val="Normal"/>
    <w:next w:val="Normal"/>
    <w:link w:val="Heading1Char"/>
    <w:uiPriority w:val="9"/>
    <w:qFormat/>
    <w:rsid w:val="00D939E3"/>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39E3"/>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9E3"/>
    <w:rPr>
      <w:rFonts w:asciiTheme="majorHAnsi" w:eastAsiaTheme="majorEastAsia" w:hAnsiTheme="majorHAnsi" w:cstheme="majorBidi"/>
      <w:color w:val="2F5496" w:themeColor="accent1" w:themeShade="BF"/>
      <w:kern w:val="0"/>
      <w:sz w:val="32"/>
      <w:szCs w:val="32"/>
      <w:lang w:val="ro-RO"/>
      <w14:ligatures w14:val="none"/>
    </w:rPr>
  </w:style>
  <w:style w:type="character" w:customStyle="1" w:styleId="Heading2Char">
    <w:name w:val="Heading 2 Char"/>
    <w:basedOn w:val="DefaultParagraphFont"/>
    <w:link w:val="Heading2"/>
    <w:uiPriority w:val="9"/>
    <w:rsid w:val="00D939E3"/>
    <w:rPr>
      <w:rFonts w:asciiTheme="majorHAnsi" w:eastAsiaTheme="majorEastAsia" w:hAnsiTheme="majorHAnsi" w:cstheme="majorBidi"/>
      <w:color w:val="2F5496" w:themeColor="accent1" w:themeShade="BF"/>
      <w:kern w:val="0"/>
      <w:sz w:val="26"/>
      <w:szCs w:val="26"/>
      <w:lang w:val="ro-RO"/>
      <w14:ligatures w14:val="none"/>
    </w:rPr>
  </w:style>
  <w:style w:type="paragraph" w:styleId="NoSpacing">
    <w:name w:val="No Spacing"/>
    <w:uiPriority w:val="1"/>
    <w:qFormat/>
    <w:rsid w:val="00D939E3"/>
    <w:pPr>
      <w:spacing w:after="0" w:line="240" w:lineRule="auto"/>
    </w:pPr>
    <w:rPr>
      <w:kern w:val="0"/>
      <w:lang w:val="ro-RO"/>
      <w14:ligatures w14:val="none"/>
    </w:rPr>
  </w:style>
  <w:style w:type="paragraph" w:styleId="ListParagraph">
    <w:name w:val="List Paragraph"/>
    <w:basedOn w:val="Normal"/>
    <w:uiPriority w:val="34"/>
    <w:qFormat/>
    <w:rsid w:val="00D939E3"/>
    <w:pPr>
      <w:spacing w:line="259" w:lineRule="auto"/>
      <w:ind w:left="720"/>
      <w:contextualSpacing/>
    </w:pPr>
  </w:style>
  <w:style w:type="character" w:customStyle="1" w:styleId="FootnoteTextChar">
    <w:name w:val="Footnote Text Char"/>
    <w:basedOn w:val="DefaultParagraphFont"/>
    <w:link w:val="FootnoteText"/>
    <w:uiPriority w:val="99"/>
    <w:semiHidden/>
    <w:rsid w:val="00D939E3"/>
    <w:rPr>
      <w:kern w:val="0"/>
      <w:sz w:val="20"/>
      <w:szCs w:val="20"/>
      <w:lang w:val="ro-RO"/>
      <w14:ligatures w14:val="none"/>
    </w:rPr>
  </w:style>
  <w:style w:type="paragraph" w:styleId="FootnoteText">
    <w:name w:val="footnote text"/>
    <w:basedOn w:val="Normal"/>
    <w:link w:val="FootnoteTextChar"/>
    <w:uiPriority w:val="99"/>
    <w:semiHidden/>
    <w:unhideWhenUsed/>
    <w:rsid w:val="00D939E3"/>
    <w:pPr>
      <w:spacing w:after="0" w:line="240" w:lineRule="auto"/>
    </w:pPr>
    <w:rPr>
      <w:sz w:val="20"/>
      <w:szCs w:val="20"/>
    </w:rPr>
  </w:style>
  <w:style w:type="paragraph" w:customStyle="1" w:styleId="cvgsua">
    <w:name w:val="cvgsua"/>
    <w:basedOn w:val="Normal"/>
    <w:rsid w:val="00D939E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oypena">
    <w:name w:val="oypena"/>
    <w:basedOn w:val="DefaultParagraphFont"/>
    <w:rsid w:val="00D939E3"/>
  </w:style>
  <w:style w:type="table" w:styleId="TableGrid">
    <w:name w:val="Table Grid"/>
    <w:basedOn w:val="TableNormal"/>
    <w:uiPriority w:val="39"/>
    <w:rsid w:val="00D939E3"/>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0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BBF"/>
    <w:rPr>
      <w:kern w:val="0"/>
      <w:lang w:val="ro-RO"/>
      <w14:ligatures w14:val="none"/>
    </w:rPr>
  </w:style>
  <w:style w:type="paragraph" w:styleId="Footer">
    <w:name w:val="footer"/>
    <w:basedOn w:val="Normal"/>
    <w:link w:val="FooterChar"/>
    <w:uiPriority w:val="99"/>
    <w:unhideWhenUsed/>
    <w:rsid w:val="00700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BBF"/>
    <w:rPr>
      <w:kern w:val="0"/>
      <w:lang w:val="ro-RO"/>
      <w14:ligatures w14:val="none"/>
    </w:rPr>
  </w:style>
  <w:style w:type="paragraph" w:customStyle="1" w:styleId="Default">
    <w:name w:val="Default"/>
    <w:rsid w:val="0071149D"/>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942BD-3928-49A1-A494-D6F06FFB7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31</Pages>
  <Words>3593</Words>
  <Characters>20484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Allanur Yakubov</dc:creator>
  <cp:keywords/>
  <dc:description/>
  <cp:lastModifiedBy>Allanur Yakubov</cp:lastModifiedBy>
  <cp:revision>37</cp:revision>
  <dcterms:created xsi:type="dcterms:W3CDTF">2024-05-16T21:20:00Z</dcterms:created>
  <dcterms:modified xsi:type="dcterms:W3CDTF">2024-05-29T22:44:00Z</dcterms:modified>
</cp:coreProperties>
</file>